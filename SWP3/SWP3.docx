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9B0E1" w14:textId="0DC84E2F" w:rsidR="009F4513" w:rsidRPr="00FF719D" w:rsidRDefault="00A82E84" w:rsidP="00312473">
      <w:pPr>
        <w:jc w:val="center"/>
        <w:rPr>
          <w:rFonts w:ascii="Times New Roman" w:hAnsi="Times New Roman" w:cs="Times New Roman"/>
          <w:szCs w:val="32"/>
        </w:rPr>
      </w:pPr>
      <w:r w:rsidRPr="00FF719D">
        <w:rPr>
          <w:rFonts w:ascii="Times New Roman" w:hAnsi="Times New Roman" w:cs="Times New Roman"/>
          <w:szCs w:val="32"/>
        </w:rPr>
        <w:t xml:space="preserve">Special Work </w:t>
      </w:r>
      <w:r w:rsidR="001441A0" w:rsidRPr="00FF719D">
        <w:rPr>
          <w:rFonts w:ascii="Times New Roman" w:hAnsi="Times New Roman" w:cs="Times New Roman"/>
          <w:szCs w:val="32"/>
        </w:rPr>
        <w:t>Performance</w:t>
      </w:r>
      <w:r w:rsidR="00D7730F" w:rsidRPr="00FF719D">
        <w:rPr>
          <w:rFonts w:ascii="Times New Roman" w:hAnsi="Times New Roman" w:cs="Times New Roman"/>
          <w:szCs w:val="32"/>
        </w:rPr>
        <w:t xml:space="preserve"> </w:t>
      </w:r>
      <w:r w:rsidR="00D56507" w:rsidRPr="00FF719D">
        <w:rPr>
          <w:rFonts w:ascii="Times New Roman" w:hAnsi="Times New Roman" w:cs="Times New Roman"/>
          <w:szCs w:val="32"/>
        </w:rPr>
        <w:t>3</w:t>
      </w:r>
      <w:ins w:id="0" w:author="Giorgi Modebadze" w:date="2019-01-06T21:58:00Z">
        <w:r w:rsidR="005171E1" w:rsidRPr="00FF719D">
          <w:rPr>
            <w:rFonts w:ascii="Times New Roman" w:hAnsi="Times New Roman" w:cs="Times New Roman"/>
            <w:szCs w:val="32"/>
          </w:rPr>
          <w:t>3</w:t>
        </w:r>
      </w:ins>
      <w:r w:rsidR="00D7730F" w:rsidRPr="00FF719D">
        <w:rPr>
          <w:rFonts w:ascii="Times New Roman" w:hAnsi="Times New Roman" w:cs="Times New Roman"/>
          <w:szCs w:val="32"/>
        </w:rPr>
        <w:t xml:space="preserve"> </w:t>
      </w:r>
    </w:p>
    <w:p w14:paraId="3952F562" w14:textId="589A84A6" w:rsidR="00D7730F" w:rsidRDefault="00A463A5" w:rsidP="00412B61">
      <w:pPr>
        <w:rPr>
          <w:rFonts w:ascii="Times New Roman" w:hAnsi="Times New Roman" w:cs="Times New Roman"/>
          <w:sz w:val="24"/>
          <w:szCs w:val="28"/>
        </w:rPr>
      </w:pPr>
      <w:r w:rsidRPr="00A463A5">
        <w:rPr>
          <w:rFonts w:ascii="Times New Roman" w:hAnsi="Times New Roman" w:cs="Times New Roman"/>
          <w:sz w:val="24"/>
          <w:szCs w:val="28"/>
        </w:rPr>
        <w:t xml:space="preserve">Group 15 (Giorgi Modebadze (602191) – </w:t>
      </w:r>
      <w:proofErr w:type="spellStart"/>
      <w:r w:rsidRPr="00A463A5">
        <w:rPr>
          <w:rFonts w:ascii="Times New Roman" w:hAnsi="Times New Roman" w:cs="Times New Roman"/>
          <w:sz w:val="24"/>
          <w:szCs w:val="28"/>
        </w:rPr>
        <w:t>Radoslav</w:t>
      </w:r>
      <w:proofErr w:type="spellEnd"/>
      <w:r w:rsidRPr="00A463A5">
        <w:rPr>
          <w:rFonts w:ascii="Times New Roman" w:hAnsi="Times New Roman" w:cs="Times New Roman"/>
          <w:sz w:val="24"/>
          <w:szCs w:val="28"/>
        </w:rPr>
        <w:t xml:space="preserve"> </w:t>
      </w:r>
      <w:proofErr w:type="spellStart"/>
      <w:r w:rsidRPr="00A463A5">
        <w:rPr>
          <w:rFonts w:ascii="Times New Roman" w:hAnsi="Times New Roman" w:cs="Times New Roman"/>
          <w:sz w:val="24"/>
          <w:szCs w:val="28"/>
        </w:rPr>
        <w:t>Evtimov</w:t>
      </w:r>
      <w:proofErr w:type="spellEnd"/>
      <w:r w:rsidRPr="00A463A5">
        <w:rPr>
          <w:rFonts w:ascii="Times New Roman" w:hAnsi="Times New Roman" w:cs="Times New Roman"/>
          <w:sz w:val="24"/>
          <w:szCs w:val="28"/>
        </w:rPr>
        <w:t xml:space="preserve"> (570341) – </w:t>
      </w:r>
      <w:proofErr w:type="spellStart"/>
      <w:r w:rsidRPr="00A463A5">
        <w:rPr>
          <w:rFonts w:ascii="Times New Roman" w:hAnsi="Times New Roman" w:cs="Times New Roman"/>
          <w:sz w:val="24"/>
          <w:szCs w:val="28"/>
        </w:rPr>
        <w:t>Ecenaz</w:t>
      </w:r>
      <w:proofErr w:type="spellEnd"/>
      <w:r w:rsidRPr="00A463A5">
        <w:rPr>
          <w:rFonts w:ascii="Times New Roman" w:hAnsi="Times New Roman" w:cs="Times New Roman"/>
          <w:sz w:val="24"/>
          <w:szCs w:val="28"/>
        </w:rPr>
        <w:t xml:space="preserve"> Bal (429775))</w:t>
      </w:r>
    </w:p>
    <w:p w14:paraId="565CCFAD" w14:textId="77777777" w:rsidR="0041447E" w:rsidRPr="00E6545F" w:rsidRDefault="0041447E" w:rsidP="0041447E">
      <w:pPr>
        <w:pStyle w:val="NormalWeb"/>
        <w:rPr>
          <w:sz w:val="21"/>
        </w:rPr>
      </w:pPr>
      <w:r w:rsidRPr="00E6545F">
        <w:rPr>
          <w:rFonts w:ascii="TimesNewRomanPS" w:hAnsi="TimesNewRomanPS"/>
          <w:b/>
          <w:bCs/>
          <w:szCs w:val="28"/>
        </w:rPr>
        <w:t xml:space="preserve">Summary </w:t>
      </w:r>
    </w:p>
    <w:p w14:paraId="53D42044" w14:textId="6C5D1F3B" w:rsidR="00E10BF8" w:rsidRDefault="0041447E" w:rsidP="00E10BF8">
      <w:pPr>
        <w:rPr>
          <w:rFonts w:ascii="Times New Roman" w:hAnsi="Times New Roman" w:cs="Times New Roman"/>
          <w:sz w:val="24"/>
          <w:szCs w:val="28"/>
        </w:rPr>
      </w:pPr>
      <w:r>
        <w:rPr>
          <w:rFonts w:ascii="Times New Roman" w:hAnsi="Times New Roman" w:cs="Times New Roman"/>
          <w:sz w:val="24"/>
          <w:szCs w:val="28"/>
        </w:rPr>
        <w:t xml:space="preserve">The purpose of this document is </w:t>
      </w:r>
      <w:r w:rsidR="00EA2237">
        <w:rPr>
          <w:rFonts w:ascii="Times New Roman" w:hAnsi="Times New Roman" w:cs="Times New Roman"/>
          <w:sz w:val="24"/>
          <w:szCs w:val="28"/>
        </w:rPr>
        <w:t xml:space="preserve">to describe the survey data gathered from 593 people regarding </w:t>
      </w:r>
      <w:r w:rsidR="003C680E">
        <w:rPr>
          <w:rFonts w:ascii="Times New Roman" w:hAnsi="Times New Roman" w:cs="Times New Roman"/>
          <w:sz w:val="24"/>
          <w:szCs w:val="28"/>
        </w:rPr>
        <w:t xml:space="preserve">different </w:t>
      </w:r>
      <w:r w:rsidR="00EA2237">
        <w:rPr>
          <w:rFonts w:ascii="Times New Roman" w:hAnsi="Times New Roman" w:cs="Times New Roman"/>
          <w:sz w:val="24"/>
          <w:szCs w:val="28"/>
        </w:rPr>
        <w:t xml:space="preserve">Bluetooth </w:t>
      </w:r>
      <w:r w:rsidR="00C5498A">
        <w:rPr>
          <w:rFonts w:ascii="Times New Roman" w:hAnsi="Times New Roman" w:cs="Times New Roman"/>
          <w:sz w:val="24"/>
          <w:szCs w:val="28"/>
        </w:rPr>
        <w:t>speakers</w:t>
      </w:r>
      <w:r w:rsidR="00EA2237">
        <w:rPr>
          <w:rFonts w:ascii="Times New Roman" w:hAnsi="Times New Roman" w:cs="Times New Roman"/>
          <w:sz w:val="24"/>
          <w:szCs w:val="28"/>
        </w:rPr>
        <w:t>.</w:t>
      </w:r>
      <w:r w:rsidR="003B0B6A">
        <w:rPr>
          <w:rFonts w:ascii="Times New Roman" w:hAnsi="Times New Roman" w:cs="Times New Roman"/>
          <w:sz w:val="24"/>
          <w:szCs w:val="28"/>
        </w:rPr>
        <w:t xml:space="preserve"> The main interest of survey </w:t>
      </w:r>
      <w:r w:rsidR="00C5498A">
        <w:rPr>
          <w:rFonts w:ascii="Times New Roman" w:hAnsi="Times New Roman" w:cs="Times New Roman"/>
          <w:sz w:val="24"/>
          <w:szCs w:val="28"/>
        </w:rPr>
        <w:t>is to assess people`s overall awareness of main players on the market, whether respondents own or indent to buy new speaker</w:t>
      </w:r>
      <w:r w:rsidR="00621965">
        <w:rPr>
          <w:rFonts w:ascii="Times New Roman" w:hAnsi="Times New Roman" w:cs="Times New Roman"/>
          <w:sz w:val="24"/>
          <w:szCs w:val="28"/>
        </w:rPr>
        <w:t xml:space="preserve"> and</w:t>
      </w:r>
      <w:r w:rsidR="00C5498A">
        <w:rPr>
          <w:rFonts w:ascii="Times New Roman" w:hAnsi="Times New Roman" w:cs="Times New Roman"/>
          <w:sz w:val="24"/>
          <w:szCs w:val="28"/>
        </w:rPr>
        <w:t xml:space="preserve"> which attributes play key role </w:t>
      </w:r>
      <w:r w:rsidR="00621965">
        <w:rPr>
          <w:rFonts w:ascii="Times New Roman" w:hAnsi="Times New Roman" w:cs="Times New Roman"/>
          <w:sz w:val="24"/>
          <w:szCs w:val="28"/>
        </w:rPr>
        <w:t xml:space="preserve">during decision making. 5 item </w:t>
      </w:r>
      <w:r w:rsidR="00621965" w:rsidRPr="00621965">
        <w:rPr>
          <w:rFonts w:ascii="Times New Roman" w:hAnsi="Times New Roman" w:cs="Times New Roman"/>
          <w:sz w:val="24"/>
          <w:szCs w:val="28"/>
        </w:rPr>
        <w:t xml:space="preserve">Subjective Knowledge </w:t>
      </w:r>
      <w:r w:rsidR="00621965">
        <w:rPr>
          <w:rFonts w:ascii="Times New Roman" w:hAnsi="Times New Roman" w:cs="Times New Roman"/>
          <w:sz w:val="24"/>
          <w:szCs w:val="28"/>
        </w:rPr>
        <w:t>S</w:t>
      </w:r>
      <w:r w:rsidR="00621965" w:rsidRPr="00621965">
        <w:rPr>
          <w:rFonts w:ascii="Times New Roman" w:hAnsi="Times New Roman" w:cs="Times New Roman"/>
          <w:sz w:val="24"/>
          <w:szCs w:val="28"/>
        </w:rPr>
        <w:t>cal</w:t>
      </w:r>
      <w:r w:rsidR="00621965">
        <w:rPr>
          <w:rFonts w:ascii="Times New Roman" w:hAnsi="Times New Roman" w:cs="Times New Roman"/>
          <w:sz w:val="24"/>
          <w:szCs w:val="28"/>
        </w:rPr>
        <w:t xml:space="preserve">e was used for analyzing </w:t>
      </w:r>
      <w:r w:rsidR="00621965" w:rsidRPr="00621965">
        <w:rPr>
          <w:rFonts w:ascii="Times New Roman" w:hAnsi="Times New Roman" w:cs="Times New Roman"/>
          <w:i/>
          <w:sz w:val="24"/>
          <w:szCs w:val="28"/>
        </w:rPr>
        <w:t>consumer's perception of the amount of information they have stored in their memory</w:t>
      </w:r>
      <w:r w:rsidR="00621965">
        <w:rPr>
          <w:rFonts w:ascii="Times New Roman" w:hAnsi="Times New Roman" w:cs="Times New Roman"/>
          <w:sz w:val="24"/>
          <w:szCs w:val="28"/>
        </w:rPr>
        <w:t>.</w:t>
      </w:r>
      <w:r w:rsidR="00E10BF8">
        <w:rPr>
          <w:rFonts w:ascii="Times New Roman" w:hAnsi="Times New Roman" w:cs="Times New Roman"/>
          <w:sz w:val="24"/>
          <w:szCs w:val="28"/>
        </w:rPr>
        <w:t xml:space="preserve"> The first </w:t>
      </w:r>
      <w:r w:rsidR="00C54C0C">
        <w:rPr>
          <w:rFonts w:ascii="Times New Roman" w:hAnsi="Times New Roman" w:cs="Times New Roman"/>
          <w:sz w:val="24"/>
          <w:szCs w:val="28"/>
        </w:rPr>
        <w:t>part of this documents provides overview of the survey and</w:t>
      </w:r>
      <w:r w:rsidR="00B82428">
        <w:rPr>
          <w:rFonts w:ascii="Times New Roman" w:hAnsi="Times New Roman" w:cs="Times New Roman"/>
          <w:sz w:val="24"/>
          <w:szCs w:val="28"/>
        </w:rPr>
        <w:t xml:space="preserve"> reports about</w:t>
      </w:r>
      <w:r w:rsidR="00C54C0C">
        <w:rPr>
          <w:rFonts w:ascii="Times New Roman" w:hAnsi="Times New Roman" w:cs="Times New Roman"/>
          <w:sz w:val="24"/>
          <w:szCs w:val="28"/>
        </w:rPr>
        <w:t xml:space="preserve"> interesting findings, while the second part tries to </w:t>
      </w:r>
      <w:r w:rsidR="00B82428">
        <w:rPr>
          <w:rFonts w:ascii="Times New Roman" w:hAnsi="Times New Roman" w:cs="Times New Roman"/>
          <w:sz w:val="24"/>
          <w:szCs w:val="28"/>
        </w:rPr>
        <w:t xml:space="preserve">create homogenous segments by different </w:t>
      </w:r>
      <w:r w:rsidR="00214F85">
        <w:rPr>
          <w:rFonts w:ascii="Times New Roman" w:hAnsi="Times New Roman" w:cs="Times New Roman"/>
          <w:sz w:val="24"/>
          <w:szCs w:val="28"/>
        </w:rPr>
        <w:t>using clustering techniques.</w:t>
      </w:r>
    </w:p>
    <w:p w14:paraId="49AF4771" w14:textId="053AD89B" w:rsidR="00BD2343" w:rsidRPr="001E6045" w:rsidRDefault="006358BF" w:rsidP="00E10BF8">
      <w:pPr>
        <w:rPr>
          <w:rFonts w:ascii="TimesNewRomanPS" w:hAnsi="TimesNewRomanPS"/>
          <w:b/>
          <w:bCs/>
          <w:sz w:val="24"/>
          <w:szCs w:val="28"/>
        </w:rPr>
      </w:pPr>
      <w:r w:rsidRPr="001E6045">
        <w:rPr>
          <w:rFonts w:ascii="TimesNewRomanPS" w:hAnsi="TimesNewRomanPS"/>
          <w:b/>
          <w:bCs/>
          <w:sz w:val="24"/>
          <w:szCs w:val="28"/>
        </w:rPr>
        <w:t xml:space="preserve">Demographics </w:t>
      </w:r>
    </w:p>
    <w:p w14:paraId="1D73D277" w14:textId="7D4C134F" w:rsidR="00C51DF1" w:rsidRDefault="00650CA1" w:rsidP="00E10BF8">
      <w:pPr>
        <w:rPr>
          <w:rFonts w:ascii="Times New Roman" w:hAnsi="Times New Roman" w:cs="Times New Roman"/>
          <w:sz w:val="24"/>
          <w:szCs w:val="28"/>
        </w:rPr>
      </w:pPr>
      <w:r w:rsidRPr="00650CA1">
        <w:rPr>
          <w:rFonts w:ascii="Times New Roman" w:hAnsi="Times New Roman" w:cs="Times New Roman"/>
          <w:sz w:val="24"/>
          <w:szCs w:val="28"/>
        </w:rPr>
        <w:t>Out</w:t>
      </w:r>
      <w:r>
        <w:rPr>
          <w:rFonts w:ascii="Times New Roman" w:hAnsi="Times New Roman" w:cs="Times New Roman"/>
          <w:sz w:val="24"/>
          <w:szCs w:val="28"/>
        </w:rPr>
        <w:t xml:space="preserve"> of 593 participants </w:t>
      </w:r>
      <w:r w:rsidR="00CC7B69">
        <w:rPr>
          <w:rFonts w:ascii="Times New Roman" w:hAnsi="Times New Roman" w:cs="Times New Roman"/>
          <w:sz w:val="24"/>
          <w:szCs w:val="28"/>
        </w:rPr>
        <w:t>44</w:t>
      </w:r>
      <w:r>
        <w:rPr>
          <w:rFonts w:ascii="Times New Roman" w:hAnsi="Times New Roman" w:cs="Times New Roman"/>
          <w:sz w:val="24"/>
          <w:szCs w:val="28"/>
        </w:rPr>
        <w:t xml:space="preserve">% were </w:t>
      </w:r>
      <w:r w:rsidR="00F70DFC">
        <w:rPr>
          <w:rFonts w:ascii="Times New Roman" w:hAnsi="Times New Roman" w:cs="Times New Roman"/>
          <w:sz w:val="24"/>
          <w:szCs w:val="28"/>
        </w:rPr>
        <w:t>female, 53</w:t>
      </w:r>
      <w:r>
        <w:rPr>
          <w:rFonts w:ascii="Times New Roman" w:hAnsi="Times New Roman" w:cs="Times New Roman"/>
          <w:sz w:val="24"/>
          <w:szCs w:val="28"/>
        </w:rPr>
        <w:t xml:space="preserve">% male and 3% did not provided their gender. </w:t>
      </w:r>
      <w:r w:rsidR="00F70DFC">
        <w:rPr>
          <w:rFonts w:ascii="Times New Roman" w:hAnsi="Times New Roman" w:cs="Times New Roman"/>
          <w:sz w:val="24"/>
          <w:szCs w:val="28"/>
        </w:rPr>
        <w:t>28 nationality were represented in sample. The majority of people 5</w:t>
      </w:r>
      <w:r w:rsidR="00CC7B69">
        <w:rPr>
          <w:rFonts w:ascii="Times New Roman" w:hAnsi="Times New Roman" w:cs="Times New Roman"/>
          <w:sz w:val="24"/>
          <w:szCs w:val="28"/>
        </w:rPr>
        <w:t>6</w:t>
      </w:r>
      <w:r w:rsidR="00F70DFC">
        <w:rPr>
          <w:rFonts w:ascii="Times New Roman" w:hAnsi="Times New Roman" w:cs="Times New Roman"/>
          <w:sz w:val="24"/>
          <w:szCs w:val="28"/>
        </w:rPr>
        <w:t xml:space="preserve">% were residents of Germany, followed by </w:t>
      </w:r>
      <w:r w:rsidR="008A4A44">
        <w:rPr>
          <w:rFonts w:ascii="Times New Roman" w:hAnsi="Times New Roman" w:cs="Times New Roman"/>
          <w:sz w:val="24"/>
          <w:szCs w:val="28"/>
        </w:rPr>
        <w:t xml:space="preserve">Turkey - </w:t>
      </w:r>
      <w:r w:rsidR="00CC7B69">
        <w:rPr>
          <w:rFonts w:ascii="Times New Roman" w:hAnsi="Times New Roman" w:cs="Times New Roman"/>
          <w:sz w:val="24"/>
          <w:szCs w:val="28"/>
        </w:rPr>
        <w:t>7</w:t>
      </w:r>
      <w:r w:rsidR="00F70DFC">
        <w:rPr>
          <w:rFonts w:ascii="Times New Roman" w:hAnsi="Times New Roman" w:cs="Times New Roman"/>
          <w:sz w:val="24"/>
          <w:szCs w:val="28"/>
        </w:rPr>
        <w:t xml:space="preserve">%, </w:t>
      </w:r>
      <w:r w:rsidR="008A4A44" w:rsidRPr="008A4A44">
        <w:rPr>
          <w:rFonts w:ascii="Times New Roman" w:hAnsi="Times New Roman" w:cs="Times New Roman"/>
          <w:sz w:val="24"/>
          <w:szCs w:val="28"/>
        </w:rPr>
        <w:t>Belgium</w:t>
      </w:r>
      <w:r w:rsidR="008A4A44">
        <w:rPr>
          <w:rFonts w:ascii="Times New Roman" w:hAnsi="Times New Roman" w:cs="Times New Roman"/>
          <w:sz w:val="24"/>
          <w:szCs w:val="28"/>
        </w:rPr>
        <w:t xml:space="preserve"> – </w:t>
      </w:r>
      <w:r w:rsidR="00CC7B69">
        <w:rPr>
          <w:rFonts w:ascii="Times New Roman" w:hAnsi="Times New Roman" w:cs="Times New Roman"/>
          <w:sz w:val="24"/>
          <w:szCs w:val="28"/>
        </w:rPr>
        <w:t>4</w:t>
      </w:r>
      <w:r w:rsidR="008A4A44">
        <w:rPr>
          <w:rFonts w:ascii="Times New Roman" w:hAnsi="Times New Roman" w:cs="Times New Roman"/>
          <w:sz w:val="24"/>
          <w:szCs w:val="28"/>
        </w:rPr>
        <w:t xml:space="preserve">%, </w:t>
      </w:r>
      <w:r w:rsidR="00CC7B69">
        <w:rPr>
          <w:rFonts w:ascii="Times New Roman" w:hAnsi="Times New Roman" w:cs="Times New Roman"/>
          <w:sz w:val="24"/>
          <w:szCs w:val="28"/>
        </w:rPr>
        <w:t xml:space="preserve">France – 3%, US - 3%. Others were less than 3%. Most of the people were Students with 56%, followed by Employed </w:t>
      </w:r>
      <w:r w:rsidR="00A07415">
        <w:rPr>
          <w:rFonts w:ascii="Times New Roman" w:hAnsi="Times New Roman" w:cs="Times New Roman"/>
          <w:sz w:val="24"/>
          <w:szCs w:val="28"/>
        </w:rPr>
        <w:t>- 34%</w:t>
      </w:r>
      <w:r w:rsidR="001C4DBA">
        <w:rPr>
          <w:rFonts w:ascii="Times New Roman" w:hAnsi="Times New Roman" w:cs="Times New Roman"/>
          <w:sz w:val="24"/>
          <w:szCs w:val="28"/>
        </w:rPr>
        <w:t>.</w:t>
      </w:r>
      <w:r w:rsidR="00A07415">
        <w:rPr>
          <w:rFonts w:ascii="Times New Roman" w:hAnsi="Times New Roman" w:cs="Times New Roman"/>
          <w:sz w:val="24"/>
          <w:szCs w:val="28"/>
        </w:rPr>
        <w:t xml:space="preserve"> </w:t>
      </w:r>
      <w:r w:rsidR="001C4DBA">
        <w:rPr>
          <w:rFonts w:ascii="Times New Roman" w:hAnsi="Times New Roman" w:cs="Times New Roman"/>
          <w:sz w:val="24"/>
          <w:szCs w:val="28"/>
        </w:rPr>
        <w:t>Self-employed, Unemployed and Retired totaled 10%. The larger part</w:t>
      </w:r>
      <w:r w:rsidR="00C51DF1">
        <w:rPr>
          <w:rFonts w:ascii="Times New Roman" w:hAnsi="Times New Roman" w:cs="Times New Roman"/>
          <w:sz w:val="24"/>
          <w:szCs w:val="28"/>
        </w:rPr>
        <w:t xml:space="preserve"> </w:t>
      </w:r>
      <w:r w:rsidR="001C4DBA">
        <w:rPr>
          <w:rFonts w:ascii="Times New Roman" w:hAnsi="Times New Roman" w:cs="Times New Roman"/>
          <w:sz w:val="24"/>
          <w:szCs w:val="28"/>
        </w:rPr>
        <w:t>of respondents – 82% were between 18 and 29 years old. The income distribution</w:t>
      </w:r>
      <w:r w:rsidR="008D5633">
        <w:rPr>
          <w:rFonts w:ascii="Times New Roman" w:hAnsi="Times New Roman" w:cs="Times New Roman"/>
          <w:sz w:val="24"/>
          <w:szCs w:val="28"/>
        </w:rPr>
        <w:t xml:space="preserve"> by occupation</w:t>
      </w:r>
      <w:r w:rsidR="001C4DBA">
        <w:rPr>
          <w:rFonts w:ascii="Times New Roman" w:hAnsi="Times New Roman" w:cs="Times New Roman"/>
          <w:sz w:val="24"/>
          <w:szCs w:val="28"/>
        </w:rPr>
        <w:t xml:space="preserve"> was following: </w:t>
      </w:r>
    </w:p>
    <w:p w14:paraId="47EC839A" w14:textId="3C4F685A" w:rsidR="00011371" w:rsidRPr="00650CA1" w:rsidRDefault="00116D88" w:rsidP="00011371">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D6308F4" wp14:editId="2A08A1F5">
            <wp:extent cx="5943600" cy="1136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08 at 18.31.3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136015"/>
                    </a:xfrm>
                    <a:prstGeom prst="rect">
                      <a:avLst/>
                    </a:prstGeom>
                  </pic:spPr>
                </pic:pic>
              </a:graphicData>
            </a:graphic>
          </wp:inline>
        </w:drawing>
      </w:r>
    </w:p>
    <w:p w14:paraId="25F051AF" w14:textId="7E271239" w:rsidR="00D22389" w:rsidRPr="001C1FDC" w:rsidRDefault="00D22389" w:rsidP="00412B61">
      <w:pPr>
        <w:rPr>
          <w:rFonts w:ascii="TimesNewRomanPS" w:hAnsi="TimesNewRomanPS"/>
          <w:b/>
          <w:bCs/>
          <w:sz w:val="24"/>
          <w:szCs w:val="28"/>
        </w:rPr>
      </w:pPr>
      <w:r w:rsidRPr="001C1FDC">
        <w:rPr>
          <w:rFonts w:ascii="TimesNewRomanPS" w:hAnsi="TimesNewRomanPS"/>
          <w:b/>
          <w:bCs/>
          <w:sz w:val="24"/>
          <w:szCs w:val="28"/>
        </w:rPr>
        <w:t>Own</w:t>
      </w:r>
      <w:r w:rsidR="00E95C66">
        <w:rPr>
          <w:rFonts w:ascii="TimesNewRomanPS" w:hAnsi="TimesNewRomanPS"/>
          <w:b/>
          <w:bCs/>
          <w:sz w:val="24"/>
          <w:szCs w:val="28"/>
        </w:rPr>
        <w:t xml:space="preserve"> and intention to buy</w:t>
      </w:r>
    </w:p>
    <w:p w14:paraId="4571D734" w14:textId="13AA1B80" w:rsidR="00D22389" w:rsidRDefault="000D202A" w:rsidP="00412B61">
      <w:pPr>
        <w:rPr>
          <w:rFonts w:ascii="Times New Roman" w:hAnsi="Times New Roman" w:cs="Times New Roman"/>
          <w:sz w:val="24"/>
          <w:szCs w:val="28"/>
        </w:rPr>
      </w:pPr>
      <w:r>
        <w:rPr>
          <w:rFonts w:ascii="Times New Roman" w:hAnsi="Times New Roman" w:cs="Times New Roman"/>
          <w:sz w:val="24"/>
          <w:szCs w:val="28"/>
        </w:rPr>
        <w:t>When it comes to owning the speaker, most people 55% did not own speaker, while 45% did</w:t>
      </w:r>
      <w:r w:rsidR="00FA110E">
        <w:rPr>
          <w:rFonts w:ascii="Times New Roman" w:hAnsi="Times New Roman" w:cs="Times New Roman"/>
          <w:sz w:val="24"/>
          <w:szCs w:val="28"/>
        </w:rPr>
        <w:t xml:space="preserve">. </w:t>
      </w:r>
      <w:r w:rsidR="00E95C66">
        <w:rPr>
          <w:rFonts w:ascii="Times New Roman" w:hAnsi="Times New Roman" w:cs="Times New Roman"/>
          <w:sz w:val="24"/>
          <w:szCs w:val="28"/>
        </w:rPr>
        <w:t xml:space="preserve">It is interesting to note that this proportion still exists if we spread participants by Occupation.  But when it comes to gender, 51% of males own the speakers, while for the females the number is only 39%. </w:t>
      </w:r>
      <w:r w:rsidR="00D376C2">
        <w:rPr>
          <w:rFonts w:ascii="Times New Roman" w:hAnsi="Times New Roman" w:cs="Times New Roman"/>
          <w:sz w:val="24"/>
          <w:szCs w:val="28"/>
        </w:rPr>
        <w:t xml:space="preserve">It can indicate that interest for the speakers do not differ by age or </w:t>
      </w:r>
      <w:r w:rsidR="00E10B48">
        <w:rPr>
          <w:rFonts w:ascii="Times New Roman" w:hAnsi="Times New Roman" w:cs="Times New Roman"/>
          <w:sz w:val="24"/>
          <w:szCs w:val="28"/>
        </w:rPr>
        <w:t>occupation. We cannot say that Students are more likely to buy them than Employed people. But its clear that males are more interested in owning one than females.</w:t>
      </w:r>
      <w:r w:rsidR="00B36DD9">
        <w:rPr>
          <w:rFonts w:ascii="Times New Roman" w:hAnsi="Times New Roman" w:cs="Times New Roman"/>
          <w:sz w:val="24"/>
          <w:szCs w:val="28"/>
        </w:rPr>
        <w:t xml:space="preserve"> </w:t>
      </w:r>
    </w:p>
    <w:p w14:paraId="7FEDAB21" w14:textId="397DF0F6" w:rsidR="00B36DD9" w:rsidRDefault="00B36DD9" w:rsidP="00412B61">
      <w:pPr>
        <w:rPr>
          <w:rFonts w:ascii="Times New Roman" w:hAnsi="Times New Roman" w:cs="Times New Roman"/>
          <w:sz w:val="24"/>
          <w:szCs w:val="28"/>
        </w:rPr>
      </w:pPr>
      <w:r>
        <w:rPr>
          <w:rFonts w:ascii="Times New Roman" w:hAnsi="Times New Roman" w:cs="Times New Roman"/>
          <w:sz w:val="24"/>
          <w:szCs w:val="28"/>
        </w:rPr>
        <w:t xml:space="preserve">67% of participants are not planning </w:t>
      </w:r>
      <w:r w:rsidR="009424FB">
        <w:rPr>
          <w:rFonts w:ascii="Times New Roman" w:hAnsi="Times New Roman" w:cs="Times New Roman"/>
          <w:sz w:val="24"/>
          <w:szCs w:val="28"/>
        </w:rPr>
        <w:t>to purchase</w:t>
      </w:r>
      <w:r>
        <w:rPr>
          <w:rFonts w:ascii="Times New Roman" w:hAnsi="Times New Roman" w:cs="Times New Roman"/>
          <w:sz w:val="24"/>
          <w:szCs w:val="28"/>
        </w:rPr>
        <w:t xml:space="preserve"> new speaker, while 33% do.</w:t>
      </w:r>
      <w:r w:rsidR="009424FB">
        <w:rPr>
          <w:rFonts w:ascii="Times New Roman" w:hAnsi="Times New Roman" w:cs="Times New Roman"/>
          <w:sz w:val="24"/>
          <w:szCs w:val="28"/>
        </w:rPr>
        <w:t xml:space="preserve"> This proportion is maintained within the gender and occupation. Only self-employed people tend to be lower on scale to purchasing new one - 24%. Income wise the lowest proportion goes to the people who earn most. Only </w:t>
      </w:r>
      <w:r w:rsidR="003878AC">
        <w:rPr>
          <w:rFonts w:ascii="Times New Roman" w:hAnsi="Times New Roman" w:cs="Times New Roman"/>
          <w:sz w:val="24"/>
          <w:szCs w:val="28"/>
        </w:rPr>
        <w:t xml:space="preserve">26% plans to buy one. </w:t>
      </w:r>
      <w:r w:rsidR="009424FB">
        <w:rPr>
          <w:rFonts w:ascii="Times New Roman" w:hAnsi="Times New Roman" w:cs="Times New Roman"/>
          <w:sz w:val="24"/>
          <w:szCs w:val="28"/>
        </w:rPr>
        <w:t xml:space="preserve"> </w:t>
      </w:r>
    </w:p>
    <w:p w14:paraId="5E707B0C" w14:textId="77777777" w:rsidR="00447B49" w:rsidRDefault="00475748" w:rsidP="00412B61">
      <w:pPr>
        <w:rPr>
          <w:rFonts w:ascii="TimesNewRomanPS" w:hAnsi="TimesNewRomanPS"/>
          <w:b/>
          <w:bCs/>
          <w:sz w:val="24"/>
          <w:szCs w:val="28"/>
        </w:rPr>
      </w:pPr>
      <w:r w:rsidRPr="00475748">
        <w:rPr>
          <w:rFonts w:ascii="TimesNewRomanPS" w:hAnsi="TimesNewRomanPS"/>
          <w:b/>
          <w:bCs/>
          <w:sz w:val="24"/>
          <w:szCs w:val="28"/>
        </w:rPr>
        <w:t>Brand Awareness</w:t>
      </w:r>
    </w:p>
    <w:p w14:paraId="5D8AB146" w14:textId="77777777" w:rsidR="00F26044" w:rsidRDefault="00447B49" w:rsidP="00412B61">
      <w:pPr>
        <w:rPr>
          <w:rFonts w:ascii="Times New Roman" w:hAnsi="Times New Roman" w:cs="Times New Roman"/>
          <w:sz w:val="24"/>
          <w:szCs w:val="28"/>
        </w:rPr>
      </w:pPr>
      <w:r>
        <w:rPr>
          <w:rFonts w:ascii="Times New Roman" w:hAnsi="Times New Roman" w:cs="Times New Roman"/>
          <w:sz w:val="24"/>
          <w:szCs w:val="28"/>
        </w:rPr>
        <w:t xml:space="preserve">The most well know brand between participants is Bose. Out of 593 people, </w:t>
      </w:r>
      <w:r w:rsidRPr="00447B49">
        <w:rPr>
          <w:rFonts w:ascii="Times New Roman" w:hAnsi="Times New Roman" w:cs="Times New Roman"/>
          <w:sz w:val="24"/>
          <w:szCs w:val="28"/>
        </w:rPr>
        <w:t>391</w:t>
      </w:r>
      <w:r>
        <w:rPr>
          <w:rFonts w:ascii="Times New Roman" w:hAnsi="Times New Roman" w:cs="Times New Roman"/>
          <w:sz w:val="24"/>
          <w:szCs w:val="28"/>
        </w:rPr>
        <w:t xml:space="preserve"> know about it.</w:t>
      </w:r>
    </w:p>
    <w:p w14:paraId="407C60A9" w14:textId="76E2F540" w:rsidR="00447B49" w:rsidRPr="00F26044" w:rsidRDefault="00447B49" w:rsidP="00412B61">
      <w:pPr>
        <w:rPr>
          <w:rFonts w:ascii="Times New Roman" w:hAnsi="Times New Roman" w:cs="Times New Roman"/>
          <w:sz w:val="24"/>
          <w:szCs w:val="28"/>
        </w:rPr>
      </w:pPr>
      <w:r>
        <w:rPr>
          <w:rFonts w:ascii="Times New Roman" w:hAnsi="Times New Roman" w:cs="Times New Roman"/>
          <w:sz w:val="24"/>
          <w:szCs w:val="28"/>
        </w:rPr>
        <w:lastRenderedPageBreak/>
        <w:t xml:space="preserve">Close competitors are: JBL – </w:t>
      </w:r>
      <w:r w:rsidRPr="00447B49">
        <w:rPr>
          <w:rFonts w:ascii="Times New Roman" w:hAnsi="Times New Roman" w:cs="Times New Roman"/>
          <w:sz w:val="24"/>
          <w:szCs w:val="28"/>
        </w:rPr>
        <w:t>354</w:t>
      </w:r>
      <w:r>
        <w:rPr>
          <w:rFonts w:ascii="Times New Roman" w:hAnsi="Times New Roman" w:cs="Times New Roman"/>
          <w:sz w:val="24"/>
          <w:szCs w:val="28"/>
        </w:rPr>
        <w:t xml:space="preserve"> and </w:t>
      </w:r>
      <w:r w:rsidRPr="00447B49">
        <w:rPr>
          <w:rFonts w:ascii="Times New Roman" w:hAnsi="Times New Roman" w:cs="Times New Roman"/>
          <w:sz w:val="24"/>
          <w:szCs w:val="28"/>
        </w:rPr>
        <w:t>Sony</w:t>
      </w:r>
      <w:r>
        <w:rPr>
          <w:rFonts w:ascii="Times New Roman" w:hAnsi="Times New Roman" w:cs="Times New Roman"/>
          <w:sz w:val="24"/>
          <w:szCs w:val="28"/>
        </w:rPr>
        <w:t xml:space="preserve"> – </w:t>
      </w:r>
      <w:r w:rsidRPr="00447B49">
        <w:rPr>
          <w:rFonts w:ascii="Times New Roman" w:hAnsi="Times New Roman" w:cs="Times New Roman"/>
          <w:sz w:val="24"/>
          <w:szCs w:val="28"/>
        </w:rPr>
        <w:t>327</w:t>
      </w:r>
      <w:r>
        <w:rPr>
          <w:rFonts w:ascii="Times New Roman" w:hAnsi="Times New Roman" w:cs="Times New Roman"/>
          <w:sz w:val="24"/>
          <w:szCs w:val="28"/>
        </w:rPr>
        <w:t>. Least popular brands are – UE – 84</w:t>
      </w:r>
      <w:r w:rsidR="00F26044">
        <w:rPr>
          <w:rFonts w:ascii="Times New Roman" w:hAnsi="Times New Roman" w:cs="Times New Roman"/>
          <w:sz w:val="24"/>
          <w:szCs w:val="28"/>
        </w:rPr>
        <w:t xml:space="preserve"> </w:t>
      </w:r>
      <w:proofErr w:type="spellStart"/>
      <w:r w:rsidRPr="00447B49">
        <w:rPr>
          <w:rFonts w:ascii="Times New Roman" w:hAnsi="Times New Roman" w:cs="Times New Roman"/>
          <w:sz w:val="24"/>
          <w:szCs w:val="28"/>
        </w:rPr>
        <w:t>HarmanKardon</w:t>
      </w:r>
      <w:proofErr w:type="spellEnd"/>
      <w:r>
        <w:rPr>
          <w:rFonts w:ascii="Times New Roman" w:hAnsi="Times New Roman" w:cs="Times New Roman"/>
          <w:sz w:val="24"/>
          <w:szCs w:val="28"/>
        </w:rPr>
        <w:t xml:space="preserve"> – 78 and </w:t>
      </w:r>
      <w:r w:rsidR="004E3DD2">
        <w:rPr>
          <w:rFonts w:ascii="Times New Roman" w:hAnsi="Times New Roman" w:cs="Times New Roman"/>
          <w:sz w:val="24"/>
          <w:szCs w:val="28"/>
        </w:rPr>
        <w:t xml:space="preserve">Anker with </w:t>
      </w:r>
      <w:r w:rsidR="004E3DD2" w:rsidRPr="004E3DD2">
        <w:rPr>
          <w:rFonts w:ascii="Times New Roman" w:hAnsi="Times New Roman" w:cs="Times New Roman"/>
          <w:sz w:val="24"/>
          <w:szCs w:val="28"/>
        </w:rPr>
        <w:t>74</w:t>
      </w:r>
      <w:r w:rsidR="004E3DD2">
        <w:rPr>
          <w:rFonts w:ascii="Times New Roman" w:hAnsi="Times New Roman" w:cs="Times New Roman"/>
          <w:sz w:val="24"/>
          <w:szCs w:val="28"/>
        </w:rPr>
        <w:t xml:space="preserve"> votes.</w:t>
      </w:r>
      <w:r w:rsidR="000403B4">
        <w:rPr>
          <w:rFonts w:ascii="Times New Roman" w:hAnsi="Times New Roman" w:cs="Times New Roman"/>
          <w:sz w:val="24"/>
          <w:szCs w:val="28"/>
        </w:rPr>
        <w:t xml:space="preserve"> There is a difference between proportion for gender as well as occupation</w:t>
      </w:r>
      <w:r w:rsidR="00194F1F">
        <w:rPr>
          <w:rFonts w:ascii="Times New Roman" w:hAnsi="Times New Roman" w:cs="Times New Roman"/>
          <w:sz w:val="24"/>
          <w:szCs w:val="28"/>
        </w:rPr>
        <w:t>.</w:t>
      </w:r>
    </w:p>
    <w:p w14:paraId="5F2FEB98" w14:textId="7DB1E799" w:rsidR="00475748" w:rsidRPr="00475748" w:rsidRDefault="00447B49" w:rsidP="002E2366">
      <w:pPr>
        <w:jc w:val="center"/>
        <w:rPr>
          <w:rFonts w:ascii="TimesNewRomanPS" w:hAnsi="TimesNewRomanPS"/>
          <w:b/>
          <w:bCs/>
          <w:sz w:val="24"/>
          <w:szCs w:val="28"/>
        </w:rPr>
      </w:pPr>
      <w:r>
        <w:rPr>
          <w:rFonts w:ascii="TimesNewRomanPS" w:hAnsi="TimesNewRomanPS"/>
          <w:b/>
          <w:bCs/>
          <w:noProof/>
          <w:sz w:val="24"/>
          <w:szCs w:val="28"/>
        </w:rPr>
        <w:drawing>
          <wp:inline distT="0" distB="0" distL="0" distR="0" wp14:anchorId="2D0EC634" wp14:editId="26D83722">
            <wp:extent cx="5943600" cy="237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14:paraId="08660CB4" w14:textId="750D1234" w:rsidR="00380525" w:rsidRPr="00380525" w:rsidRDefault="00380525" w:rsidP="00412B61">
      <w:pPr>
        <w:rPr>
          <w:rFonts w:ascii="Times New Roman" w:hAnsi="Times New Roman" w:cs="Times New Roman"/>
          <w:sz w:val="24"/>
          <w:szCs w:val="28"/>
        </w:rPr>
      </w:pPr>
      <w:r w:rsidRPr="00380525">
        <w:rPr>
          <w:rFonts w:ascii="Times New Roman" w:hAnsi="Times New Roman" w:cs="Times New Roman"/>
          <w:sz w:val="24"/>
          <w:szCs w:val="28"/>
        </w:rPr>
        <w:t xml:space="preserve">It is worth noting that for </w:t>
      </w:r>
      <w:r>
        <w:rPr>
          <w:rFonts w:ascii="Times New Roman" w:hAnsi="Times New Roman" w:cs="Times New Roman"/>
          <w:sz w:val="24"/>
          <w:szCs w:val="28"/>
        </w:rPr>
        <w:t xml:space="preserve">people who are willing to purchase new speakers, Bose is still number one with 138 votes out of 198 with closest to it JBL – </w:t>
      </w:r>
      <w:r w:rsidRPr="00380525">
        <w:rPr>
          <w:rFonts w:ascii="Times New Roman" w:hAnsi="Times New Roman" w:cs="Times New Roman"/>
          <w:sz w:val="24"/>
          <w:szCs w:val="28"/>
        </w:rPr>
        <w:t>133</w:t>
      </w:r>
      <w:r>
        <w:rPr>
          <w:rFonts w:ascii="Times New Roman" w:hAnsi="Times New Roman" w:cs="Times New Roman"/>
          <w:sz w:val="24"/>
          <w:szCs w:val="28"/>
        </w:rPr>
        <w:t xml:space="preserve">. </w:t>
      </w:r>
      <w:r w:rsidR="00DB774B">
        <w:rPr>
          <w:rFonts w:ascii="Times New Roman" w:hAnsi="Times New Roman" w:cs="Times New Roman"/>
          <w:sz w:val="24"/>
          <w:szCs w:val="28"/>
        </w:rPr>
        <w:t xml:space="preserve">Anker, UE and </w:t>
      </w:r>
      <w:proofErr w:type="spellStart"/>
      <w:r w:rsidR="00DB774B">
        <w:rPr>
          <w:rFonts w:ascii="Times New Roman" w:hAnsi="Times New Roman" w:cs="Times New Roman"/>
          <w:sz w:val="24"/>
          <w:szCs w:val="28"/>
        </w:rPr>
        <w:t>HarmanKardon</w:t>
      </w:r>
      <w:proofErr w:type="spellEnd"/>
      <w:r w:rsidR="00DB774B">
        <w:rPr>
          <w:rFonts w:ascii="Times New Roman" w:hAnsi="Times New Roman" w:cs="Times New Roman"/>
          <w:sz w:val="24"/>
          <w:szCs w:val="28"/>
        </w:rPr>
        <w:t xml:space="preserve"> still remain on the bottom with , 27, 26 and 29 votes. </w:t>
      </w:r>
    </w:p>
    <w:p w14:paraId="45369B92" w14:textId="0CA3F120" w:rsidR="002A59AB" w:rsidRDefault="0089219F" w:rsidP="00412B61">
      <w:pPr>
        <w:rPr>
          <w:rFonts w:ascii="TimesNewRomanPS" w:hAnsi="TimesNewRomanPS"/>
          <w:b/>
          <w:bCs/>
          <w:sz w:val="24"/>
          <w:szCs w:val="28"/>
        </w:rPr>
      </w:pPr>
      <w:r>
        <w:rPr>
          <w:rFonts w:ascii="TimesNewRomanPS" w:hAnsi="TimesNewRomanPS"/>
          <w:b/>
          <w:bCs/>
          <w:sz w:val="24"/>
          <w:szCs w:val="28"/>
        </w:rPr>
        <w:t>Subject Knowledge</w:t>
      </w:r>
    </w:p>
    <w:p w14:paraId="57E6B941" w14:textId="31E501AC" w:rsidR="00C51DF1" w:rsidRPr="00475748" w:rsidRDefault="0089219F" w:rsidP="00412B61">
      <w:pPr>
        <w:rPr>
          <w:rFonts w:ascii="Times New Roman" w:hAnsi="Times New Roman" w:cs="Times New Roman"/>
          <w:sz w:val="24"/>
          <w:szCs w:val="28"/>
        </w:rPr>
      </w:pPr>
      <w:r w:rsidRPr="0089219F">
        <w:rPr>
          <w:rFonts w:ascii="Times New Roman" w:hAnsi="Times New Roman" w:cs="Times New Roman"/>
          <w:sz w:val="24"/>
          <w:szCs w:val="28"/>
        </w:rPr>
        <w:t>The</w:t>
      </w:r>
      <w:r>
        <w:rPr>
          <w:rFonts w:ascii="Times New Roman" w:hAnsi="Times New Roman" w:cs="Times New Roman"/>
          <w:sz w:val="24"/>
          <w:szCs w:val="28"/>
        </w:rPr>
        <w:t xml:space="preserve"> survey contained 5 item Subject Knowledge Scale to determine participants perception regarding the information they think they know</w:t>
      </w:r>
      <w:r w:rsidR="00D952C2">
        <w:rPr>
          <w:rFonts w:ascii="Times New Roman" w:hAnsi="Times New Roman" w:cs="Times New Roman"/>
          <w:sz w:val="24"/>
          <w:szCs w:val="28"/>
        </w:rPr>
        <w:t xml:space="preserve"> about speakers</w:t>
      </w:r>
      <w:r>
        <w:rPr>
          <w:rFonts w:ascii="Times New Roman" w:hAnsi="Times New Roman" w:cs="Times New Roman"/>
          <w:sz w:val="24"/>
          <w:szCs w:val="28"/>
        </w:rPr>
        <w:t xml:space="preserve">. Using factor analysis, two factors were enough to explain </w:t>
      </w:r>
      <w:r w:rsidR="00D952C2">
        <w:rPr>
          <w:rFonts w:ascii="Times New Roman" w:hAnsi="Times New Roman" w:cs="Times New Roman"/>
          <w:sz w:val="24"/>
          <w:szCs w:val="28"/>
        </w:rPr>
        <w:t>74% of the variation. Third item – “</w:t>
      </w:r>
      <w:r w:rsidR="00D952C2" w:rsidRPr="00D952C2">
        <w:rPr>
          <w:rFonts w:ascii="Times New Roman" w:hAnsi="Times New Roman" w:cs="Times New Roman"/>
          <w:i/>
          <w:sz w:val="24"/>
          <w:szCs w:val="28"/>
        </w:rPr>
        <w:t xml:space="preserve">Among my circle of friends, I'm one of the "experts" on portable Bluetooth speakers </w:t>
      </w:r>
      <w:r w:rsidR="00D952C2">
        <w:rPr>
          <w:rFonts w:ascii="Times New Roman" w:hAnsi="Times New Roman" w:cs="Times New Roman"/>
          <w:sz w:val="24"/>
          <w:szCs w:val="28"/>
        </w:rPr>
        <w:t>“seem to be most different of other items and respondents tend to have twice the lower points for this item, than on average.</w:t>
      </w:r>
      <w:r w:rsidR="009B39D6">
        <w:rPr>
          <w:rFonts w:ascii="Times New Roman" w:hAnsi="Times New Roman" w:cs="Times New Roman"/>
          <w:sz w:val="24"/>
          <w:szCs w:val="28"/>
        </w:rPr>
        <w:t xml:space="preserve"> </w:t>
      </w:r>
      <w:r w:rsidR="003132E7">
        <w:rPr>
          <w:rFonts w:ascii="Times New Roman" w:hAnsi="Times New Roman" w:cs="Times New Roman"/>
          <w:sz w:val="24"/>
          <w:szCs w:val="28"/>
        </w:rPr>
        <w:t xml:space="preserve">When it came to gender, Females on average put lower points than men, meaning females do not believe they are experts on Bluetooth speakers. </w:t>
      </w:r>
      <w:r w:rsidR="002A65CA">
        <w:rPr>
          <w:rFonts w:ascii="Times New Roman" w:hAnsi="Times New Roman" w:cs="Times New Roman"/>
          <w:sz w:val="24"/>
          <w:szCs w:val="28"/>
        </w:rPr>
        <w:t xml:space="preserve">It is important to mention, that people who answered that, they were going to buy product, also tend to give themselves higher scores. It can indicate that, buying Bluetooth speaker is less of impulsive decision and before actual purchase people actually do their research. </w:t>
      </w:r>
      <w:r w:rsidR="007146C9">
        <w:rPr>
          <w:rFonts w:ascii="Times New Roman" w:hAnsi="Times New Roman" w:cs="Times New Roman"/>
          <w:sz w:val="24"/>
          <w:szCs w:val="28"/>
        </w:rPr>
        <w:t xml:space="preserve">There is quite difference also by occupation. Self-employed people tend to score themselves highest, followed by students and employed people. </w:t>
      </w:r>
    </w:p>
    <w:p w14:paraId="2D73F76C" w14:textId="6A8DAB04" w:rsidR="00621965" w:rsidRDefault="001E6045" w:rsidP="00412B61">
      <w:pPr>
        <w:rPr>
          <w:rFonts w:ascii="TimesNewRomanPS" w:hAnsi="TimesNewRomanPS"/>
          <w:b/>
          <w:bCs/>
          <w:sz w:val="24"/>
          <w:szCs w:val="28"/>
        </w:rPr>
      </w:pPr>
      <w:r w:rsidRPr="001E6045">
        <w:rPr>
          <w:rFonts w:ascii="TimesNewRomanPS" w:hAnsi="TimesNewRomanPS"/>
          <w:b/>
          <w:bCs/>
          <w:sz w:val="24"/>
          <w:szCs w:val="28"/>
        </w:rPr>
        <w:t xml:space="preserve">Relative Importance </w:t>
      </w:r>
      <w:r>
        <w:rPr>
          <w:rFonts w:ascii="TimesNewRomanPS" w:hAnsi="TimesNewRomanPS"/>
          <w:b/>
          <w:bCs/>
          <w:sz w:val="24"/>
          <w:szCs w:val="28"/>
        </w:rPr>
        <w:t>o</w:t>
      </w:r>
      <w:r w:rsidRPr="001E6045">
        <w:rPr>
          <w:rFonts w:ascii="TimesNewRomanPS" w:hAnsi="TimesNewRomanPS"/>
          <w:b/>
          <w:bCs/>
          <w:sz w:val="24"/>
          <w:szCs w:val="28"/>
        </w:rPr>
        <w:t>f Features</w:t>
      </w:r>
    </w:p>
    <w:p w14:paraId="5072E24C" w14:textId="13C9919E" w:rsidR="00DA6FF1" w:rsidRDefault="00475BA7" w:rsidP="00412B61">
      <w:pPr>
        <w:rPr>
          <w:rFonts w:ascii="Times New Roman" w:hAnsi="Times New Roman" w:cs="Times New Roman"/>
          <w:sz w:val="24"/>
          <w:szCs w:val="28"/>
        </w:rPr>
      </w:pPr>
      <w:r>
        <w:rPr>
          <w:rFonts w:ascii="Times New Roman" w:hAnsi="Times New Roman" w:cs="Times New Roman"/>
          <w:sz w:val="24"/>
          <w:szCs w:val="28"/>
        </w:rPr>
        <w:t>Survey provides the data about</w:t>
      </w:r>
      <w:r w:rsidR="00C412FB">
        <w:rPr>
          <w:rFonts w:ascii="Times New Roman" w:hAnsi="Times New Roman" w:cs="Times New Roman"/>
          <w:sz w:val="24"/>
          <w:szCs w:val="28"/>
        </w:rPr>
        <w:t xml:space="preserve"> relative importance of features. </w:t>
      </w:r>
      <w:r>
        <w:rPr>
          <w:rFonts w:ascii="Times New Roman" w:hAnsi="Times New Roman" w:cs="Times New Roman"/>
          <w:sz w:val="24"/>
          <w:szCs w:val="28"/>
        </w:rPr>
        <w:t>People were asked to</w:t>
      </w:r>
      <w:r w:rsidR="00C412FB">
        <w:rPr>
          <w:rFonts w:ascii="Times New Roman" w:hAnsi="Times New Roman" w:cs="Times New Roman"/>
          <w:sz w:val="24"/>
          <w:szCs w:val="28"/>
        </w:rPr>
        <w:t xml:space="preserve"> assign 100%</w:t>
      </w:r>
      <w:r>
        <w:rPr>
          <w:rFonts w:ascii="Times New Roman" w:hAnsi="Times New Roman" w:cs="Times New Roman"/>
          <w:sz w:val="24"/>
          <w:szCs w:val="28"/>
        </w:rPr>
        <w:t xml:space="preserve"> of weights</w:t>
      </w:r>
      <w:r w:rsidR="00E6545F">
        <w:rPr>
          <w:rFonts w:ascii="Times New Roman" w:hAnsi="Times New Roman" w:cs="Times New Roman"/>
          <w:sz w:val="24"/>
          <w:szCs w:val="28"/>
        </w:rPr>
        <w:t xml:space="preserve"> to the </w:t>
      </w:r>
      <w:r>
        <w:rPr>
          <w:rFonts w:ascii="Times New Roman" w:hAnsi="Times New Roman" w:cs="Times New Roman"/>
          <w:sz w:val="24"/>
          <w:szCs w:val="28"/>
        </w:rPr>
        <w:t xml:space="preserve">four features: Battery, Price, Sound and Weight. Taking overall average: The sound is most important feature – 36%, followed by price – 29%, battery – 23% and weight – 12%. </w:t>
      </w:r>
      <w:r w:rsidR="00087A69">
        <w:rPr>
          <w:rFonts w:ascii="Times New Roman" w:hAnsi="Times New Roman" w:cs="Times New Roman"/>
          <w:sz w:val="24"/>
          <w:szCs w:val="28"/>
        </w:rPr>
        <w:t>This pattern continues within the more relevant group, people with intention to buy a new product, especially in two largest groups employed and students. For employed females Battery life is more important than price.</w:t>
      </w:r>
      <w:r w:rsidR="00DA6FF1">
        <w:rPr>
          <w:rFonts w:ascii="Times New Roman" w:hAnsi="Times New Roman" w:cs="Times New Roman"/>
          <w:sz w:val="24"/>
          <w:szCs w:val="28"/>
        </w:rPr>
        <w:t xml:space="preserve"> The graph below provides full detailed information.</w:t>
      </w:r>
    </w:p>
    <w:p w14:paraId="4484BA8C" w14:textId="77E5EAA2" w:rsidR="001E6045" w:rsidRDefault="00C412FB" w:rsidP="002E2366">
      <w:pPr>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2C62A6FA" wp14:editId="076BAECF">
            <wp:extent cx="5943600" cy="3564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14:paraId="4A675006" w14:textId="45B8FA08" w:rsidR="002A59AB" w:rsidRDefault="002236FF" w:rsidP="00412B61">
      <w:pPr>
        <w:rPr>
          <w:rFonts w:ascii="TimesNewRomanPS" w:hAnsi="TimesNewRomanPS"/>
          <w:b/>
          <w:bCs/>
          <w:sz w:val="24"/>
          <w:szCs w:val="28"/>
        </w:rPr>
      </w:pPr>
      <w:r>
        <w:rPr>
          <w:rFonts w:ascii="TimesNewRomanPS" w:hAnsi="TimesNewRomanPS"/>
          <w:b/>
          <w:bCs/>
          <w:sz w:val="24"/>
          <w:szCs w:val="28"/>
        </w:rPr>
        <w:t>Clustering</w:t>
      </w:r>
    </w:p>
    <w:p w14:paraId="645CCFE8" w14:textId="6BD2FBCC" w:rsidR="00EF6300" w:rsidRDefault="00CF51B4" w:rsidP="00412B61">
      <w:pPr>
        <w:rPr>
          <w:rFonts w:ascii="Times New Roman" w:hAnsi="Times New Roman" w:cs="Times New Roman"/>
          <w:sz w:val="24"/>
          <w:szCs w:val="28"/>
        </w:rPr>
      </w:pPr>
      <w:r>
        <w:rPr>
          <w:rFonts w:ascii="Times New Roman" w:hAnsi="Times New Roman" w:cs="Times New Roman"/>
          <w:sz w:val="24"/>
          <w:szCs w:val="28"/>
        </w:rPr>
        <w:t xml:space="preserve">After </w:t>
      </w:r>
      <w:r w:rsidR="007563EC">
        <w:rPr>
          <w:rFonts w:ascii="Times New Roman" w:hAnsi="Times New Roman" w:cs="Times New Roman"/>
          <w:sz w:val="24"/>
          <w:szCs w:val="28"/>
        </w:rPr>
        <w:t>general</w:t>
      </w:r>
      <w:r>
        <w:rPr>
          <w:rFonts w:ascii="Times New Roman" w:hAnsi="Times New Roman" w:cs="Times New Roman"/>
          <w:sz w:val="24"/>
          <w:szCs w:val="28"/>
        </w:rPr>
        <w:t xml:space="preserve"> overview of the survey data and seeing some patterns in it,</w:t>
      </w:r>
      <w:r w:rsidR="007563EC">
        <w:rPr>
          <w:rFonts w:ascii="Times New Roman" w:hAnsi="Times New Roman" w:cs="Times New Roman"/>
          <w:sz w:val="24"/>
          <w:szCs w:val="28"/>
        </w:rPr>
        <w:t xml:space="preserve"> clustering techniques are used</w:t>
      </w:r>
      <w:r>
        <w:rPr>
          <w:rFonts w:ascii="Times New Roman" w:hAnsi="Times New Roman" w:cs="Times New Roman"/>
          <w:sz w:val="24"/>
          <w:szCs w:val="28"/>
        </w:rPr>
        <w:t xml:space="preserve"> </w:t>
      </w:r>
      <w:r w:rsidR="007563EC" w:rsidRPr="007563EC">
        <w:rPr>
          <w:rFonts w:ascii="Times New Roman" w:hAnsi="Times New Roman" w:cs="Times New Roman"/>
          <w:sz w:val="24"/>
          <w:szCs w:val="28"/>
        </w:rPr>
        <w:t>to discover new customer segments</w:t>
      </w:r>
      <w:r w:rsidR="007563EC">
        <w:rPr>
          <w:rFonts w:ascii="Times New Roman" w:hAnsi="Times New Roman" w:cs="Times New Roman"/>
          <w:sz w:val="24"/>
          <w:szCs w:val="28"/>
        </w:rPr>
        <w:t xml:space="preserve">. The main goal of this process is to create segments that are similar within the group and different from other groups, so it will be easy for marketers to create specific marketing campaigns for each of them and target them better.  </w:t>
      </w:r>
    </w:p>
    <w:p w14:paraId="1812A178" w14:textId="7CF819C5" w:rsidR="007563EC" w:rsidRDefault="007563EC" w:rsidP="00412B61">
      <w:pPr>
        <w:rPr>
          <w:rFonts w:ascii="Times New Roman" w:hAnsi="Times New Roman" w:cs="Times New Roman"/>
          <w:sz w:val="24"/>
          <w:szCs w:val="28"/>
        </w:rPr>
      </w:pPr>
      <w:r>
        <w:rPr>
          <w:rFonts w:ascii="Times New Roman" w:hAnsi="Times New Roman" w:cs="Times New Roman"/>
          <w:sz w:val="24"/>
          <w:szCs w:val="28"/>
        </w:rPr>
        <w:t xml:space="preserve">As the first step </w:t>
      </w:r>
      <w:r w:rsidR="008162E2">
        <w:rPr>
          <w:rFonts w:ascii="Times New Roman" w:hAnsi="Times New Roman" w:cs="Times New Roman"/>
          <w:sz w:val="24"/>
          <w:szCs w:val="28"/>
        </w:rPr>
        <w:t xml:space="preserve">specific variables from the data are chosen, that to our belief can have biggest impact in the clustering process. Variables are chosen based on the exploratory data analysis done in the first part. The variables are: </w:t>
      </w:r>
      <w:r w:rsidR="008162E2" w:rsidRPr="008162E2">
        <w:rPr>
          <w:rFonts w:ascii="Times New Roman" w:hAnsi="Times New Roman" w:cs="Times New Roman"/>
          <w:sz w:val="24"/>
          <w:szCs w:val="28"/>
        </w:rPr>
        <w:t>Own</w:t>
      </w:r>
      <w:r w:rsidR="008162E2">
        <w:rPr>
          <w:rFonts w:ascii="Times New Roman" w:hAnsi="Times New Roman" w:cs="Times New Roman"/>
          <w:sz w:val="24"/>
          <w:szCs w:val="28"/>
        </w:rPr>
        <w:t xml:space="preserve">, Intent to Buy, all of Subject Knowledge, PII and Relative importance, Gender, Age, Residence, </w:t>
      </w:r>
      <w:r w:rsidR="008162E2" w:rsidRPr="008162E2">
        <w:rPr>
          <w:rFonts w:ascii="Times New Roman" w:hAnsi="Times New Roman" w:cs="Times New Roman"/>
          <w:sz w:val="24"/>
          <w:szCs w:val="28"/>
        </w:rPr>
        <w:t>Occupation</w:t>
      </w:r>
      <w:r w:rsidR="008162E2">
        <w:rPr>
          <w:rFonts w:ascii="Times New Roman" w:hAnsi="Times New Roman" w:cs="Times New Roman"/>
          <w:sz w:val="24"/>
          <w:szCs w:val="28"/>
        </w:rPr>
        <w:t xml:space="preserve"> and </w:t>
      </w:r>
      <w:r w:rsidR="008162E2" w:rsidRPr="008162E2">
        <w:rPr>
          <w:rFonts w:ascii="Times New Roman" w:hAnsi="Times New Roman" w:cs="Times New Roman"/>
          <w:sz w:val="24"/>
          <w:szCs w:val="28"/>
        </w:rPr>
        <w:t>Income</w:t>
      </w:r>
      <w:r w:rsidR="008162E2">
        <w:rPr>
          <w:rFonts w:ascii="Times New Roman" w:hAnsi="Times New Roman" w:cs="Times New Roman"/>
          <w:sz w:val="24"/>
          <w:szCs w:val="28"/>
        </w:rPr>
        <w:t xml:space="preserve">. Also new variable – Brand Knowledge is created – which </w:t>
      </w:r>
      <w:r w:rsidR="003B0B75">
        <w:rPr>
          <w:rFonts w:ascii="Times New Roman" w:hAnsi="Times New Roman" w:cs="Times New Roman"/>
          <w:sz w:val="24"/>
          <w:szCs w:val="28"/>
        </w:rPr>
        <w:t>is sum of all brand awareness questions</w:t>
      </w:r>
      <w:r w:rsidR="006D43D1">
        <w:rPr>
          <w:rFonts w:ascii="Times New Roman" w:hAnsi="Times New Roman" w:cs="Times New Roman"/>
          <w:sz w:val="24"/>
          <w:szCs w:val="28"/>
        </w:rPr>
        <w:t>.</w:t>
      </w:r>
      <w:r w:rsidR="00C6594D">
        <w:rPr>
          <w:rFonts w:ascii="Times New Roman" w:hAnsi="Times New Roman" w:cs="Times New Roman"/>
          <w:sz w:val="24"/>
          <w:szCs w:val="28"/>
        </w:rPr>
        <w:t xml:space="preserve"> </w:t>
      </w:r>
      <w:r w:rsidR="006D43D1">
        <w:rPr>
          <w:rFonts w:ascii="Times New Roman" w:hAnsi="Times New Roman" w:cs="Times New Roman"/>
          <w:sz w:val="24"/>
          <w:szCs w:val="28"/>
        </w:rPr>
        <w:t>It</w:t>
      </w:r>
      <w:r w:rsidR="00C6594D">
        <w:rPr>
          <w:rFonts w:ascii="Times New Roman" w:hAnsi="Times New Roman" w:cs="Times New Roman"/>
          <w:sz w:val="24"/>
          <w:szCs w:val="28"/>
        </w:rPr>
        <w:t xml:space="preserve"> can help to adjust Subject Knowledge. </w:t>
      </w:r>
      <w:r w:rsidR="0040164C">
        <w:rPr>
          <w:rFonts w:ascii="Times New Roman" w:hAnsi="Times New Roman" w:cs="Times New Roman"/>
          <w:sz w:val="24"/>
          <w:szCs w:val="28"/>
        </w:rPr>
        <w:t xml:space="preserve">During the process, several pairs of variables were selected, so we could find best pair of variables, that could give best segments. </w:t>
      </w:r>
    </w:p>
    <w:p w14:paraId="7FBC9D80" w14:textId="70D8F043" w:rsidR="002E2366" w:rsidRDefault="00AC700B" w:rsidP="00412B61">
      <w:pPr>
        <w:rPr>
          <w:rFonts w:ascii="Times New Roman" w:hAnsi="Times New Roman" w:cs="Times New Roman"/>
          <w:sz w:val="24"/>
          <w:szCs w:val="28"/>
        </w:rPr>
      </w:pPr>
      <w:r>
        <w:rPr>
          <w:rFonts w:ascii="Times New Roman" w:hAnsi="Times New Roman" w:cs="Times New Roman"/>
          <w:sz w:val="24"/>
          <w:szCs w:val="28"/>
        </w:rPr>
        <w:t xml:space="preserve">The first clustering technique we will be using is K-means, even though it rises a problem. K-means relies on Euclidean distance, while our data contains some binary data, like Own and Intent to buy, as well as non-metric data, </w:t>
      </w:r>
      <w:r w:rsidR="006D43D1">
        <w:rPr>
          <w:rFonts w:ascii="Times New Roman" w:hAnsi="Times New Roman" w:cs="Times New Roman"/>
          <w:sz w:val="24"/>
          <w:szCs w:val="28"/>
        </w:rPr>
        <w:t>like Gender</w:t>
      </w:r>
      <w:r>
        <w:rPr>
          <w:rFonts w:ascii="Times New Roman" w:hAnsi="Times New Roman" w:cs="Times New Roman"/>
          <w:sz w:val="24"/>
          <w:szCs w:val="28"/>
        </w:rPr>
        <w:t xml:space="preserve">, Age, Residence and so on. </w:t>
      </w:r>
      <w:r w:rsidR="006D43D1">
        <w:rPr>
          <w:rFonts w:ascii="Times New Roman" w:hAnsi="Times New Roman" w:cs="Times New Roman"/>
          <w:sz w:val="24"/>
          <w:szCs w:val="28"/>
        </w:rPr>
        <w:t xml:space="preserve">The good thing is that </w:t>
      </w:r>
      <w:r w:rsidR="006D43D1" w:rsidRPr="006D43D1">
        <w:rPr>
          <w:rFonts w:ascii="Times New Roman" w:hAnsi="Times New Roman" w:cs="Times New Roman"/>
          <w:sz w:val="24"/>
          <w:szCs w:val="28"/>
        </w:rPr>
        <w:t>binary factors can be coerced to numeric with no alteration of meaning.</w:t>
      </w:r>
      <w:r w:rsidR="006D43D1">
        <w:rPr>
          <w:rFonts w:ascii="Times New Roman" w:hAnsi="Times New Roman" w:cs="Times New Roman"/>
          <w:sz w:val="24"/>
          <w:szCs w:val="28"/>
        </w:rPr>
        <w:t xml:space="preserve"> And non-metric data can be converted to binary variables by dummying them.</w:t>
      </w:r>
      <w:r w:rsidR="0028546E">
        <w:rPr>
          <w:rFonts w:ascii="Times New Roman" w:hAnsi="Times New Roman" w:cs="Times New Roman"/>
          <w:sz w:val="24"/>
          <w:szCs w:val="28"/>
        </w:rPr>
        <w:t xml:space="preserve"> </w:t>
      </w:r>
      <w:r w:rsidR="007E6D57">
        <w:rPr>
          <w:rFonts w:ascii="Times New Roman" w:hAnsi="Times New Roman" w:cs="Times New Roman"/>
          <w:sz w:val="24"/>
          <w:szCs w:val="28"/>
        </w:rPr>
        <w:t xml:space="preserve">The </w:t>
      </w:r>
      <w:proofErr w:type="spellStart"/>
      <w:r w:rsidR="00D87625">
        <w:rPr>
          <w:rFonts w:ascii="Times New Roman" w:hAnsi="Times New Roman" w:cs="Times New Roman"/>
          <w:sz w:val="24"/>
          <w:szCs w:val="28"/>
        </w:rPr>
        <w:t>mlr</w:t>
      </w:r>
      <w:proofErr w:type="spellEnd"/>
      <w:r w:rsidR="00D87625">
        <w:rPr>
          <w:rFonts w:ascii="Times New Roman" w:hAnsi="Times New Roman" w:cs="Times New Roman"/>
          <w:sz w:val="24"/>
          <w:szCs w:val="28"/>
        </w:rPr>
        <w:t xml:space="preserve"> package`s </w:t>
      </w:r>
      <w:r w:rsidR="00D87625" w:rsidRPr="00D87625">
        <w:rPr>
          <w:rFonts w:ascii="Times New Roman" w:hAnsi="Times New Roman" w:cs="Times New Roman"/>
          <w:sz w:val="24"/>
          <w:szCs w:val="28"/>
        </w:rPr>
        <w:t>create</w:t>
      </w:r>
      <w:r w:rsidR="00D87625">
        <w:rPr>
          <w:rFonts w:ascii="Times New Roman" w:hAnsi="Times New Roman" w:cs="Times New Roman"/>
          <w:sz w:val="24"/>
          <w:szCs w:val="28"/>
        </w:rPr>
        <w:t xml:space="preserve"> </w:t>
      </w:r>
      <w:r w:rsidR="00D87625" w:rsidRPr="00D87625">
        <w:rPr>
          <w:rFonts w:ascii="Times New Roman" w:hAnsi="Times New Roman" w:cs="Times New Roman"/>
          <w:sz w:val="24"/>
          <w:szCs w:val="28"/>
        </w:rPr>
        <w:t>Dummy</w:t>
      </w:r>
      <w:r w:rsidR="00D87625">
        <w:rPr>
          <w:rFonts w:ascii="Times New Roman" w:hAnsi="Times New Roman" w:cs="Times New Roman"/>
          <w:sz w:val="24"/>
          <w:szCs w:val="28"/>
        </w:rPr>
        <w:t xml:space="preserve"> </w:t>
      </w:r>
      <w:r w:rsidR="0040164C" w:rsidRPr="00D87625">
        <w:rPr>
          <w:rFonts w:ascii="Times New Roman" w:hAnsi="Times New Roman" w:cs="Times New Roman"/>
          <w:sz w:val="24"/>
          <w:szCs w:val="28"/>
        </w:rPr>
        <w:t>Features</w:t>
      </w:r>
      <w:r w:rsidR="0040164C">
        <w:rPr>
          <w:rFonts w:ascii="Times New Roman" w:hAnsi="Times New Roman" w:cs="Times New Roman"/>
          <w:sz w:val="24"/>
          <w:szCs w:val="28"/>
        </w:rPr>
        <w:t xml:space="preserve"> were</w:t>
      </w:r>
      <w:r w:rsidR="00D87625">
        <w:rPr>
          <w:rFonts w:ascii="Times New Roman" w:hAnsi="Times New Roman" w:cs="Times New Roman"/>
          <w:sz w:val="24"/>
          <w:szCs w:val="28"/>
        </w:rPr>
        <w:t xml:space="preserve"> used for this purpose. </w:t>
      </w:r>
      <w:r w:rsidR="009A5EEF">
        <w:rPr>
          <w:rFonts w:ascii="Times New Roman" w:hAnsi="Times New Roman" w:cs="Times New Roman"/>
          <w:sz w:val="24"/>
          <w:szCs w:val="28"/>
        </w:rPr>
        <w:t xml:space="preserve">As the goal we chose 3 cluster, which could be extended maximum to five, as we believe that this is the maximum number of segments, marketers can use to target and create special campaigns for. </w:t>
      </w:r>
    </w:p>
    <w:p w14:paraId="4D8632E6" w14:textId="129ED81B" w:rsidR="002E2366" w:rsidRDefault="002E2366" w:rsidP="00412B61">
      <w:pPr>
        <w:rPr>
          <w:rFonts w:ascii="Times New Roman" w:hAnsi="Times New Roman" w:cs="Times New Roman"/>
          <w:sz w:val="24"/>
          <w:szCs w:val="28"/>
        </w:rPr>
      </w:pPr>
      <w:r>
        <w:rPr>
          <w:rFonts w:ascii="Times New Roman" w:hAnsi="Times New Roman" w:cs="Times New Roman"/>
          <w:sz w:val="24"/>
          <w:szCs w:val="28"/>
        </w:rPr>
        <w:t>Using K-means did not show much success, as it created groups that were very similar to each other, make it impossible to interpret them and allowing business decision making</w:t>
      </w:r>
      <w:r w:rsidR="002C55AD">
        <w:rPr>
          <w:rFonts w:ascii="Times New Roman" w:hAnsi="Times New Roman" w:cs="Times New Roman"/>
          <w:sz w:val="24"/>
          <w:szCs w:val="28"/>
        </w:rPr>
        <w:t xml:space="preserve">. The main </w:t>
      </w:r>
      <w:r w:rsidR="002C55AD">
        <w:rPr>
          <w:rFonts w:ascii="Times New Roman" w:hAnsi="Times New Roman" w:cs="Times New Roman"/>
          <w:sz w:val="24"/>
          <w:szCs w:val="28"/>
        </w:rPr>
        <w:lastRenderedPageBreak/>
        <w:t xml:space="preserve">difference occurred in the </w:t>
      </w:r>
      <w:r w:rsidR="00771B09">
        <w:rPr>
          <w:rFonts w:ascii="Times New Roman" w:hAnsi="Times New Roman" w:cs="Times New Roman"/>
          <w:sz w:val="24"/>
          <w:szCs w:val="28"/>
        </w:rPr>
        <w:t xml:space="preserve">relative importance of features, but the features, like income level, gender, occupation were very similar. </w:t>
      </w:r>
    </w:p>
    <w:p w14:paraId="403A7389" w14:textId="2E1C0257" w:rsidR="0028546E" w:rsidRDefault="002E2366" w:rsidP="002E2366">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58E7025" wp14:editId="4590F754">
            <wp:extent cx="4054506" cy="3607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09 at 03.43.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2254" cy="3614800"/>
                    </a:xfrm>
                    <a:prstGeom prst="rect">
                      <a:avLst/>
                    </a:prstGeom>
                  </pic:spPr>
                </pic:pic>
              </a:graphicData>
            </a:graphic>
          </wp:inline>
        </w:drawing>
      </w:r>
    </w:p>
    <w:p w14:paraId="36652F12" w14:textId="77777777" w:rsidR="0042085B" w:rsidRPr="001E6045" w:rsidRDefault="0042085B" w:rsidP="0042085B">
      <w:pPr>
        <w:rPr>
          <w:rFonts w:ascii="Times New Roman" w:hAnsi="Times New Roman" w:cs="Times New Roman"/>
          <w:sz w:val="24"/>
          <w:szCs w:val="28"/>
        </w:rPr>
      </w:pPr>
      <w:bookmarkStart w:id="1" w:name="_GoBack"/>
      <w:bookmarkEnd w:id="1"/>
    </w:p>
    <w:sectPr w:rsidR="0042085B" w:rsidRPr="001E6045">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177A2" w14:textId="77777777" w:rsidR="00EC0093" w:rsidRDefault="00EC0093" w:rsidP="003F6FDE">
      <w:pPr>
        <w:spacing w:after="0" w:line="240" w:lineRule="auto"/>
      </w:pPr>
      <w:r>
        <w:separator/>
      </w:r>
    </w:p>
  </w:endnote>
  <w:endnote w:type="continuationSeparator" w:id="0">
    <w:p w14:paraId="21C8217D" w14:textId="77777777" w:rsidR="00EC0093" w:rsidRDefault="00EC0093" w:rsidP="003F6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595836"/>
      <w:docPartObj>
        <w:docPartGallery w:val="Page Numbers (Bottom of Page)"/>
        <w:docPartUnique/>
      </w:docPartObj>
    </w:sdtPr>
    <w:sdtEndPr>
      <w:rPr>
        <w:noProof/>
      </w:rPr>
    </w:sdtEndPr>
    <w:sdtContent>
      <w:p w14:paraId="5CC9D1EE" w14:textId="77777777" w:rsidR="003F6FDE" w:rsidRDefault="003F6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877891" w14:textId="77777777" w:rsidR="003F6FDE" w:rsidRDefault="003F6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A54BF" w14:textId="77777777" w:rsidR="00EC0093" w:rsidRDefault="00EC0093" w:rsidP="003F6FDE">
      <w:pPr>
        <w:spacing w:after="0" w:line="240" w:lineRule="auto"/>
      </w:pPr>
      <w:r>
        <w:separator/>
      </w:r>
    </w:p>
  </w:footnote>
  <w:footnote w:type="continuationSeparator" w:id="0">
    <w:p w14:paraId="35982C9A" w14:textId="77777777" w:rsidR="00EC0093" w:rsidRDefault="00EC0093" w:rsidP="003F6FDE">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orgi Modebadze">
    <w15:presenceInfo w15:providerId="AD" w15:userId="S::giorgi.modebadze@cmsa3.onmicrosoft.com::f4f6d7b1-ff58-4ddb-a295-27c2eb448a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84"/>
    <w:rsid w:val="00011371"/>
    <w:rsid w:val="00026A99"/>
    <w:rsid w:val="000403B4"/>
    <w:rsid w:val="00065665"/>
    <w:rsid w:val="000776F4"/>
    <w:rsid w:val="00087A69"/>
    <w:rsid w:val="000A74FA"/>
    <w:rsid w:val="000D202A"/>
    <w:rsid w:val="000E3B2F"/>
    <w:rsid w:val="001008BF"/>
    <w:rsid w:val="00102BD2"/>
    <w:rsid w:val="001125B9"/>
    <w:rsid w:val="00116D88"/>
    <w:rsid w:val="001441A0"/>
    <w:rsid w:val="00150BBC"/>
    <w:rsid w:val="00166A14"/>
    <w:rsid w:val="00194F1F"/>
    <w:rsid w:val="001B68FE"/>
    <w:rsid w:val="001C1FDC"/>
    <w:rsid w:val="001C3B3D"/>
    <w:rsid w:val="001C4DBA"/>
    <w:rsid w:val="001D06FF"/>
    <w:rsid w:val="001E6045"/>
    <w:rsid w:val="00214F85"/>
    <w:rsid w:val="002236FF"/>
    <w:rsid w:val="0022604A"/>
    <w:rsid w:val="002740D5"/>
    <w:rsid w:val="00280109"/>
    <w:rsid w:val="0028546E"/>
    <w:rsid w:val="002A548F"/>
    <w:rsid w:val="002A59AB"/>
    <w:rsid w:val="002A65CA"/>
    <w:rsid w:val="002C2DA0"/>
    <w:rsid w:val="002C55AD"/>
    <w:rsid w:val="002E2366"/>
    <w:rsid w:val="00312473"/>
    <w:rsid w:val="003132E7"/>
    <w:rsid w:val="0033771F"/>
    <w:rsid w:val="003730C4"/>
    <w:rsid w:val="00377412"/>
    <w:rsid w:val="00380525"/>
    <w:rsid w:val="003849E6"/>
    <w:rsid w:val="003878AC"/>
    <w:rsid w:val="003B0B6A"/>
    <w:rsid w:val="003B0B75"/>
    <w:rsid w:val="003C680E"/>
    <w:rsid w:val="003F3C14"/>
    <w:rsid w:val="003F6FDE"/>
    <w:rsid w:val="0040164C"/>
    <w:rsid w:val="00405785"/>
    <w:rsid w:val="00412B61"/>
    <w:rsid w:val="0041447E"/>
    <w:rsid w:val="00416A25"/>
    <w:rsid w:val="0042085B"/>
    <w:rsid w:val="00422BE7"/>
    <w:rsid w:val="00431986"/>
    <w:rsid w:val="00447B49"/>
    <w:rsid w:val="00475748"/>
    <w:rsid w:val="00475BA7"/>
    <w:rsid w:val="00486F7F"/>
    <w:rsid w:val="004B684C"/>
    <w:rsid w:val="004C4569"/>
    <w:rsid w:val="004C5977"/>
    <w:rsid w:val="004E3DD2"/>
    <w:rsid w:val="004F5963"/>
    <w:rsid w:val="005171E1"/>
    <w:rsid w:val="00566936"/>
    <w:rsid w:val="00572E94"/>
    <w:rsid w:val="00572F13"/>
    <w:rsid w:val="00586B9D"/>
    <w:rsid w:val="005E4A66"/>
    <w:rsid w:val="00621965"/>
    <w:rsid w:val="006335F2"/>
    <w:rsid w:val="006358BF"/>
    <w:rsid w:val="006419D6"/>
    <w:rsid w:val="00642A9E"/>
    <w:rsid w:val="00647346"/>
    <w:rsid w:val="00650CA1"/>
    <w:rsid w:val="0067632F"/>
    <w:rsid w:val="00696E68"/>
    <w:rsid w:val="006B37EF"/>
    <w:rsid w:val="006C088A"/>
    <w:rsid w:val="006D43D1"/>
    <w:rsid w:val="006E36A6"/>
    <w:rsid w:val="006F65CB"/>
    <w:rsid w:val="007146C9"/>
    <w:rsid w:val="007539AB"/>
    <w:rsid w:val="007563EC"/>
    <w:rsid w:val="00771B09"/>
    <w:rsid w:val="007E6D57"/>
    <w:rsid w:val="008162E2"/>
    <w:rsid w:val="00817F6F"/>
    <w:rsid w:val="00834B2A"/>
    <w:rsid w:val="008610AC"/>
    <w:rsid w:val="008874A1"/>
    <w:rsid w:val="0089219F"/>
    <w:rsid w:val="008A4A44"/>
    <w:rsid w:val="008A6249"/>
    <w:rsid w:val="008D5633"/>
    <w:rsid w:val="009019F3"/>
    <w:rsid w:val="00903E68"/>
    <w:rsid w:val="0091598C"/>
    <w:rsid w:val="009424FB"/>
    <w:rsid w:val="0097694F"/>
    <w:rsid w:val="009A5EEF"/>
    <w:rsid w:val="009B39D6"/>
    <w:rsid w:val="009F4513"/>
    <w:rsid w:val="00A07415"/>
    <w:rsid w:val="00A0763D"/>
    <w:rsid w:val="00A1213C"/>
    <w:rsid w:val="00A25E93"/>
    <w:rsid w:val="00A435B3"/>
    <w:rsid w:val="00A463A5"/>
    <w:rsid w:val="00A7219B"/>
    <w:rsid w:val="00A82E84"/>
    <w:rsid w:val="00A8340C"/>
    <w:rsid w:val="00AA0BD9"/>
    <w:rsid w:val="00AC3B04"/>
    <w:rsid w:val="00AC700B"/>
    <w:rsid w:val="00AC7786"/>
    <w:rsid w:val="00AD4C2B"/>
    <w:rsid w:val="00B11939"/>
    <w:rsid w:val="00B152A6"/>
    <w:rsid w:val="00B236B9"/>
    <w:rsid w:val="00B36DD9"/>
    <w:rsid w:val="00B44339"/>
    <w:rsid w:val="00B7177C"/>
    <w:rsid w:val="00B82428"/>
    <w:rsid w:val="00B90C25"/>
    <w:rsid w:val="00BA6B22"/>
    <w:rsid w:val="00BB4F6B"/>
    <w:rsid w:val="00BC3D24"/>
    <w:rsid w:val="00BD2343"/>
    <w:rsid w:val="00BF6199"/>
    <w:rsid w:val="00C412FB"/>
    <w:rsid w:val="00C51DF1"/>
    <w:rsid w:val="00C53D4F"/>
    <w:rsid w:val="00C5498A"/>
    <w:rsid w:val="00C54C0C"/>
    <w:rsid w:val="00C650DE"/>
    <w:rsid w:val="00C6594D"/>
    <w:rsid w:val="00C662EA"/>
    <w:rsid w:val="00CB27D8"/>
    <w:rsid w:val="00CB56A2"/>
    <w:rsid w:val="00CC4975"/>
    <w:rsid w:val="00CC7B69"/>
    <w:rsid w:val="00CF51B4"/>
    <w:rsid w:val="00D175E5"/>
    <w:rsid w:val="00D22389"/>
    <w:rsid w:val="00D376C2"/>
    <w:rsid w:val="00D5236C"/>
    <w:rsid w:val="00D56507"/>
    <w:rsid w:val="00D7730F"/>
    <w:rsid w:val="00D87625"/>
    <w:rsid w:val="00D952C2"/>
    <w:rsid w:val="00DA6FF1"/>
    <w:rsid w:val="00DB774B"/>
    <w:rsid w:val="00DF799C"/>
    <w:rsid w:val="00E10B48"/>
    <w:rsid w:val="00E10BF8"/>
    <w:rsid w:val="00E126CF"/>
    <w:rsid w:val="00E50AF7"/>
    <w:rsid w:val="00E6545F"/>
    <w:rsid w:val="00E95C66"/>
    <w:rsid w:val="00EA2237"/>
    <w:rsid w:val="00EC0093"/>
    <w:rsid w:val="00EC1067"/>
    <w:rsid w:val="00EF6300"/>
    <w:rsid w:val="00F06867"/>
    <w:rsid w:val="00F07F1D"/>
    <w:rsid w:val="00F26044"/>
    <w:rsid w:val="00F70DFC"/>
    <w:rsid w:val="00FA110E"/>
    <w:rsid w:val="00FA7684"/>
    <w:rsid w:val="00FD0032"/>
    <w:rsid w:val="00FF7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52418"/>
  <w15:chartTrackingRefBased/>
  <w15:docId w15:val="{264B6776-B028-4F02-9E6A-3F41A008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6F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FDE"/>
  </w:style>
  <w:style w:type="paragraph" w:styleId="Footer">
    <w:name w:val="footer"/>
    <w:basedOn w:val="Normal"/>
    <w:link w:val="FooterChar"/>
    <w:uiPriority w:val="99"/>
    <w:unhideWhenUsed/>
    <w:rsid w:val="003F6F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FDE"/>
  </w:style>
  <w:style w:type="paragraph" w:styleId="BalloonText">
    <w:name w:val="Balloon Text"/>
    <w:basedOn w:val="Normal"/>
    <w:link w:val="BalloonTextChar"/>
    <w:uiPriority w:val="99"/>
    <w:semiHidden/>
    <w:unhideWhenUsed/>
    <w:rsid w:val="006E36A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36A6"/>
    <w:rPr>
      <w:rFonts w:ascii="Times New Roman" w:hAnsi="Times New Roman" w:cs="Times New Roman"/>
      <w:sz w:val="18"/>
      <w:szCs w:val="18"/>
    </w:rPr>
  </w:style>
  <w:style w:type="paragraph" w:styleId="NormalWeb">
    <w:name w:val="Normal (Web)"/>
    <w:basedOn w:val="Normal"/>
    <w:uiPriority w:val="99"/>
    <w:semiHidden/>
    <w:unhideWhenUsed/>
    <w:rsid w:val="004144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52469">
      <w:bodyDiv w:val="1"/>
      <w:marLeft w:val="0"/>
      <w:marRight w:val="0"/>
      <w:marTop w:val="0"/>
      <w:marBottom w:val="0"/>
      <w:divBdr>
        <w:top w:val="none" w:sz="0" w:space="0" w:color="auto"/>
        <w:left w:val="none" w:sz="0" w:space="0" w:color="auto"/>
        <w:bottom w:val="none" w:sz="0" w:space="0" w:color="auto"/>
        <w:right w:val="none" w:sz="0" w:space="0" w:color="auto"/>
      </w:divBdr>
    </w:div>
    <w:div w:id="177934357">
      <w:bodyDiv w:val="1"/>
      <w:marLeft w:val="0"/>
      <w:marRight w:val="0"/>
      <w:marTop w:val="0"/>
      <w:marBottom w:val="0"/>
      <w:divBdr>
        <w:top w:val="none" w:sz="0" w:space="0" w:color="auto"/>
        <w:left w:val="none" w:sz="0" w:space="0" w:color="auto"/>
        <w:bottom w:val="none" w:sz="0" w:space="0" w:color="auto"/>
        <w:right w:val="none" w:sz="0" w:space="0" w:color="auto"/>
      </w:divBdr>
    </w:div>
    <w:div w:id="355930986">
      <w:bodyDiv w:val="1"/>
      <w:marLeft w:val="0"/>
      <w:marRight w:val="0"/>
      <w:marTop w:val="0"/>
      <w:marBottom w:val="0"/>
      <w:divBdr>
        <w:top w:val="none" w:sz="0" w:space="0" w:color="auto"/>
        <w:left w:val="none" w:sz="0" w:space="0" w:color="auto"/>
        <w:bottom w:val="none" w:sz="0" w:space="0" w:color="auto"/>
        <w:right w:val="none" w:sz="0" w:space="0" w:color="auto"/>
      </w:divBdr>
    </w:div>
    <w:div w:id="439305722">
      <w:bodyDiv w:val="1"/>
      <w:marLeft w:val="0"/>
      <w:marRight w:val="0"/>
      <w:marTop w:val="0"/>
      <w:marBottom w:val="0"/>
      <w:divBdr>
        <w:top w:val="none" w:sz="0" w:space="0" w:color="auto"/>
        <w:left w:val="none" w:sz="0" w:space="0" w:color="auto"/>
        <w:bottom w:val="none" w:sz="0" w:space="0" w:color="auto"/>
        <w:right w:val="none" w:sz="0" w:space="0" w:color="auto"/>
      </w:divBdr>
      <w:divsChild>
        <w:div w:id="1333869910">
          <w:marLeft w:val="0"/>
          <w:marRight w:val="0"/>
          <w:marTop w:val="0"/>
          <w:marBottom w:val="0"/>
          <w:divBdr>
            <w:top w:val="none" w:sz="0" w:space="0" w:color="auto"/>
            <w:left w:val="none" w:sz="0" w:space="0" w:color="auto"/>
            <w:bottom w:val="none" w:sz="0" w:space="0" w:color="auto"/>
            <w:right w:val="none" w:sz="0" w:space="0" w:color="auto"/>
          </w:divBdr>
          <w:divsChild>
            <w:div w:id="2007442386">
              <w:marLeft w:val="0"/>
              <w:marRight w:val="0"/>
              <w:marTop w:val="0"/>
              <w:marBottom w:val="0"/>
              <w:divBdr>
                <w:top w:val="none" w:sz="0" w:space="0" w:color="auto"/>
                <w:left w:val="none" w:sz="0" w:space="0" w:color="auto"/>
                <w:bottom w:val="none" w:sz="0" w:space="0" w:color="auto"/>
                <w:right w:val="none" w:sz="0" w:space="0" w:color="auto"/>
              </w:divBdr>
              <w:divsChild>
                <w:div w:id="17276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836087">
      <w:bodyDiv w:val="1"/>
      <w:marLeft w:val="0"/>
      <w:marRight w:val="0"/>
      <w:marTop w:val="0"/>
      <w:marBottom w:val="0"/>
      <w:divBdr>
        <w:top w:val="none" w:sz="0" w:space="0" w:color="auto"/>
        <w:left w:val="none" w:sz="0" w:space="0" w:color="auto"/>
        <w:bottom w:val="none" w:sz="0" w:space="0" w:color="auto"/>
        <w:right w:val="none" w:sz="0" w:space="0" w:color="auto"/>
      </w:divBdr>
      <w:divsChild>
        <w:div w:id="922497422">
          <w:marLeft w:val="0"/>
          <w:marRight w:val="0"/>
          <w:marTop w:val="0"/>
          <w:marBottom w:val="0"/>
          <w:divBdr>
            <w:top w:val="none" w:sz="0" w:space="0" w:color="auto"/>
            <w:left w:val="none" w:sz="0" w:space="0" w:color="auto"/>
            <w:bottom w:val="none" w:sz="0" w:space="0" w:color="auto"/>
            <w:right w:val="none" w:sz="0" w:space="0" w:color="auto"/>
          </w:divBdr>
          <w:divsChild>
            <w:div w:id="973484714">
              <w:marLeft w:val="0"/>
              <w:marRight w:val="0"/>
              <w:marTop w:val="0"/>
              <w:marBottom w:val="0"/>
              <w:divBdr>
                <w:top w:val="none" w:sz="0" w:space="0" w:color="auto"/>
                <w:left w:val="none" w:sz="0" w:space="0" w:color="auto"/>
                <w:bottom w:val="none" w:sz="0" w:space="0" w:color="auto"/>
                <w:right w:val="none" w:sz="0" w:space="0" w:color="auto"/>
              </w:divBdr>
              <w:divsChild>
                <w:div w:id="1303805909">
                  <w:marLeft w:val="0"/>
                  <w:marRight w:val="0"/>
                  <w:marTop w:val="0"/>
                  <w:marBottom w:val="0"/>
                  <w:divBdr>
                    <w:top w:val="none" w:sz="0" w:space="0" w:color="auto"/>
                    <w:left w:val="none" w:sz="0" w:space="0" w:color="auto"/>
                    <w:bottom w:val="none" w:sz="0" w:space="0" w:color="auto"/>
                    <w:right w:val="none" w:sz="0" w:space="0" w:color="auto"/>
                  </w:divBdr>
                  <w:divsChild>
                    <w:div w:id="14411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102511">
      <w:bodyDiv w:val="1"/>
      <w:marLeft w:val="0"/>
      <w:marRight w:val="0"/>
      <w:marTop w:val="0"/>
      <w:marBottom w:val="0"/>
      <w:divBdr>
        <w:top w:val="none" w:sz="0" w:space="0" w:color="auto"/>
        <w:left w:val="none" w:sz="0" w:space="0" w:color="auto"/>
        <w:bottom w:val="none" w:sz="0" w:space="0" w:color="auto"/>
        <w:right w:val="none" w:sz="0" w:space="0" w:color="auto"/>
      </w:divBdr>
    </w:div>
    <w:div w:id="735786261">
      <w:bodyDiv w:val="1"/>
      <w:marLeft w:val="0"/>
      <w:marRight w:val="0"/>
      <w:marTop w:val="0"/>
      <w:marBottom w:val="0"/>
      <w:divBdr>
        <w:top w:val="none" w:sz="0" w:space="0" w:color="auto"/>
        <w:left w:val="none" w:sz="0" w:space="0" w:color="auto"/>
        <w:bottom w:val="none" w:sz="0" w:space="0" w:color="auto"/>
        <w:right w:val="none" w:sz="0" w:space="0" w:color="auto"/>
      </w:divBdr>
      <w:divsChild>
        <w:div w:id="1301419918">
          <w:marLeft w:val="0"/>
          <w:marRight w:val="0"/>
          <w:marTop w:val="0"/>
          <w:marBottom w:val="0"/>
          <w:divBdr>
            <w:top w:val="none" w:sz="0" w:space="0" w:color="auto"/>
            <w:left w:val="none" w:sz="0" w:space="0" w:color="auto"/>
            <w:bottom w:val="none" w:sz="0" w:space="0" w:color="auto"/>
            <w:right w:val="none" w:sz="0" w:space="0" w:color="auto"/>
          </w:divBdr>
          <w:divsChild>
            <w:div w:id="1779643714">
              <w:marLeft w:val="0"/>
              <w:marRight w:val="0"/>
              <w:marTop w:val="0"/>
              <w:marBottom w:val="0"/>
              <w:divBdr>
                <w:top w:val="none" w:sz="0" w:space="0" w:color="auto"/>
                <w:left w:val="none" w:sz="0" w:space="0" w:color="auto"/>
                <w:bottom w:val="none" w:sz="0" w:space="0" w:color="auto"/>
                <w:right w:val="none" w:sz="0" w:space="0" w:color="auto"/>
              </w:divBdr>
              <w:divsChild>
                <w:div w:id="18971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10898">
      <w:bodyDiv w:val="1"/>
      <w:marLeft w:val="0"/>
      <w:marRight w:val="0"/>
      <w:marTop w:val="0"/>
      <w:marBottom w:val="0"/>
      <w:divBdr>
        <w:top w:val="none" w:sz="0" w:space="0" w:color="auto"/>
        <w:left w:val="none" w:sz="0" w:space="0" w:color="auto"/>
        <w:bottom w:val="none" w:sz="0" w:space="0" w:color="auto"/>
        <w:right w:val="none" w:sz="0" w:space="0" w:color="auto"/>
      </w:divBdr>
    </w:div>
    <w:div w:id="1129206267">
      <w:bodyDiv w:val="1"/>
      <w:marLeft w:val="0"/>
      <w:marRight w:val="0"/>
      <w:marTop w:val="0"/>
      <w:marBottom w:val="0"/>
      <w:divBdr>
        <w:top w:val="none" w:sz="0" w:space="0" w:color="auto"/>
        <w:left w:val="none" w:sz="0" w:space="0" w:color="auto"/>
        <w:bottom w:val="none" w:sz="0" w:space="0" w:color="auto"/>
        <w:right w:val="none" w:sz="0" w:space="0" w:color="auto"/>
      </w:divBdr>
    </w:div>
    <w:div w:id="1370060423">
      <w:bodyDiv w:val="1"/>
      <w:marLeft w:val="0"/>
      <w:marRight w:val="0"/>
      <w:marTop w:val="0"/>
      <w:marBottom w:val="0"/>
      <w:divBdr>
        <w:top w:val="none" w:sz="0" w:space="0" w:color="auto"/>
        <w:left w:val="none" w:sz="0" w:space="0" w:color="auto"/>
        <w:bottom w:val="none" w:sz="0" w:space="0" w:color="auto"/>
        <w:right w:val="none" w:sz="0" w:space="0" w:color="auto"/>
      </w:divBdr>
    </w:div>
    <w:div w:id="1727996282">
      <w:bodyDiv w:val="1"/>
      <w:marLeft w:val="0"/>
      <w:marRight w:val="0"/>
      <w:marTop w:val="0"/>
      <w:marBottom w:val="0"/>
      <w:divBdr>
        <w:top w:val="none" w:sz="0" w:space="0" w:color="auto"/>
        <w:left w:val="none" w:sz="0" w:space="0" w:color="auto"/>
        <w:bottom w:val="none" w:sz="0" w:space="0" w:color="auto"/>
        <w:right w:val="none" w:sz="0" w:space="0" w:color="auto"/>
      </w:divBdr>
    </w:div>
    <w:div w:id="1869564110">
      <w:bodyDiv w:val="1"/>
      <w:marLeft w:val="0"/>
      <w:marRight w:val="0"/>
      <w:marTop w:val="0"/>
      <w:marBottom w:val="0"/>
      <w:divBdr>
        <w:top w:val="none" w:sz="0" w:space="0" w:color="auto"/>
        <w:left w:val="none" w:sz="0" w:space="0" w:color="auto"/>
        <w:bottom w:val="none" w:sz="0" w:space="0" w:color="auto"/>
        <w:right w:val="none" w:sz="0" w:space="0" w:color="auto"/>
      </w:divBdr>
    </w:div>
    <w:div w:id="1959952166">
      <w:bodyDiv w:val="1"/>
      <w:marLeft w:val="0"/>
      <w:marRight w:val="0"/>
      <w:marTop w:val="0"/>
      <w:marBottom w:val="0"/>
      <w:divBdr>
        <w:top w:val="none" w:sz="0" w:space="0" w:color="auto"/>
        <w:left w:val="none" w:sz="0" w:space="0" w:color="auto"/>
        <w:bottom w:val="none" w:sz="0" w:space="0" w:color="auto"/>
        <w:right w:val="none" w:sz="0" w:space="0" w:color="auto"/>
      </w:divBdr>
    </w:div>
    <w:div w:id="2015254423">
      <w:bodyDiv w:val="1"/>
      <w:marLeft w:val="0"/>
      <w:marRight w:val="0"/>
      <w:marTop w:val="0"/>
      <w:marBottom w:val="0"/>
      <w:divBdr>
        <w:top w:val="none" w:sz="0" w:space="0" w:color="auto"/>
        <w:left w:val="none" w:sz="0" w:space="0" w:color="auto"/>
        <w:bottom w:val="none" w:sz="0" w:space="0" w:color="auto"/>
        <w:right w:val="none" w:sz="0" w:space="0" w:color="auto"/>
      </w:divBdr>
      <w:divsChild>
        <w:div w:id="827357265">
          <w:marLeft w:val="0"/>
          <w:marRight w:val="0"/>
          <w:marTop w:val="0"/>
          <w:marBottom w:val="0"/>
          <w:divBdr>
            <w:top w:val="none" w:sz="0" w:space="0" w:color="auto"/>
            <w:left w:val="none" w:sz="0" w:space="0" w:color="auto"/>
            <w:bottom w:val="none" w:sz="0" w:space="0" w:color="auto"/>
            <w:right w:val="none" w:sz="0" w:space="0" w:color="auto"/>
          </w:divBdr>
          <w:divsChild>
            <w:div w:id="235483918">
              <w:marLeft w:val="0"/>
              <w:marRight w:val="0"/>
              <w:marTop w:val="0"/>
              <w:marBottom w:val="0"/>
              <w:divBdr>
                <w:top w:val="none" w:sz="0" w:space="0" w:color="auto"/>
                <w:left w:val="none" w:sz="0" w:space="0" w:color="auto"/>
                <w:bottom w:val="none" w:sz="0" w:space="0" w:color="auto"/>
                <w:right w:val="none" w:sz="0" w:space="0" w:color="auto"/>
              </w:divBdr>
              <w:divsChild>
                <w:div w:id="4404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7BAD7-D171-5F43-BCAC-EA813071A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Pages>
  <Words>960</Words>
  <Characters>5477</Characters>
  <Application>Microsoft Office Word</Application>
  <DocSecurity>0</DocSecurity>
  <Lines>45</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Radoslav Evtimov</dc:creator>
  <cp:keywords/>
  <dc:description/>
  <cp:lastModifiedBy>Giorgi Modebadze</cp:lastModifiedBy>
  <cp:revision>59</cp:revision>
  <cp:lastPrinted>2018-11-12T20:23:00Z</cp:lastPrinted>
  <dcterms:created xsi:type="dcterms:W3CDTF">2019-01-06T20:58:00Z</dcterms:created>
  <dcterms:modified xsi:type="dcterms:W3CDTF">2019-01-09T02:48:00Z</dcterms:modified>
</cp:coreProperties>
</file>